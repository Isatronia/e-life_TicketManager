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28"/>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28"/>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28"/>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2.01a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28"/>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28"/>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28"/>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28"/>
              <w:bidi w:val="0"/>
              <w:jc w:val="center"/>
              <w:rPr>
                <w:rFonts w:hint="default"/>
                <w:b/>
                <w:bCs/>
                <w:sz w:val="44"/>
                <w:szCs w:val="44"/>
                <w:lang w:val="en-US" w:eastAsia="zh-CN"/>
              </w:rPr>
            </w:pPr>
            <w:r>
              <w:rPr>
                <w:rFonts w:hint="eastAsia"/>
                <w:b/>
                <w:bCs/>
                <w:sz w:val="44"/>
                <w:szCs w:val="44"/>
                <w:lang w:val="en-US" w:eastAsia="zh-CN"/>
              </w:rPr>
              <w:t>姜山 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28"/>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rPr>
          <w:color w:val="000000" w:themeColor="text1"/>
          <w14:textFill>
            <w14:solidFill>
              <w14:schemeClr w14:val="tx1"/>
            </w14:solidFill>
          </w14:textFill>
        </w:rPr>
      </w:pPr>
      <w:bookmarkStart w:id="0" w:name="_Toc6221"/>
      <w:bookmarkStart w:id="1" w:name="_Toc11724"/>
      <w:r>
        <w:rPr>
          <w:rFonts w:hint="eastAsia"/>
          <w:color w:val="000000" w:themeColor="text1"/>
          <w14:textFill>
            <w14:solidFill>
              <w14:schemeClr w14:val="tx1"/>
            </w14:solidFill>
          </w14:textFill>
        </w:rPr>
        <w:t>版本历史</w:t>
      </w:r>
      <w:bookmarkEnd w:id="0"/>
      <w:bookmarkEnd w:id="1"/>
    </w:p>
    <w:p>
      <w:pPr>
        <w:pStyle w:val="35"/>
        <w:ind w:firstLine="420"/>
      </w:pPr>
      <w:r>
        <w:rPr>
          <w:rFonts w:hint="eastAsia"/>
        </w:rPr>
        <w:t>表</w:t>
      </w:r>
      <w:r>
        <w:t>1</w:t>
      </w:r>
      <w:r>
        <w:rPr>
          <w:rFonts w:hint="eastAsia"/>
        </w:rPr>
        <w:t xml:space="preserve"> 版本历史</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4"/>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4"/>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4"/>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4"/>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2023.3.11</w:t>
            </w:r>
          </w:p>
        </w:tc>
        <w:tc>
          <w:tcPr>
            <w:tcW w:w="689" w:type="dxa"/>
            <w:tcBorders>
              <w:top w:val="single" w:color="auto" w:sz="4" w:space="0"/>
              <w:left w:val="nil"/>
              <w:bottom w:val="single" w:color="auto" w:sz="4" w:space="0"/>
              <w:right w:val="single" w:color="auto" w:sz="4" w:space="0"/>
            </w:tcBorders>
            <w:vAlign w:val="top"/>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1.03a</w:t>
            </w:r>
          </w:p>
        </w:tc>
        <w:tc>
          <w:tcPr>
            <w:tcW w:w="4776" w:type="dxa"/>
            <w:tcBorders>
              <w:top w:val="single" w:color="auto" w:sz="4" w:space="0"/>
              <w:left w:val="nil"/>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SRS_1_03a.docx</w:t>
            </w:r>
          </w:p>
        </w:tc>
        <w:tc>
          <w:tcPr>
            <w:tcW w:w="1069" w:type="dxa"/>
            <w:tcBorders>
              <w:top w:val="single" w:color="auto" w:sz="4" w:space="0"/>
              <w:left w:val="nil"/>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4"/>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w:t>
            </w:r>
            <w:r>
              <w:rPr>
                <w:rFonts w:hint="default"/>
                <w:color w:val="000000" w:themeColor="text1"/>
                <w:lang w:val="en-US" w:eastAsia="zh-CN"/>
                <w14:textFill>
                  <w14:solidFill>
                    <w14:schemeClr w14:val="tx1"/>
                  </w14:solidFill>
                </w14:textFill>
              </w:rPr>
              <w:t>24</w:t>
            </w:r>
          </w:p>
        </w:tc>
        <w:tc>
          <w:tcPr>
            <w:tcW w:w="68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.0</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w:t>
            </w: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_0</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a.docx</w:t>
            </w:r>
          </w:p>
        </w:tc>
        <w:tc>
          <w:tcPr>
            <w:tcW w:w="106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rPr>
          <w:color w:val="000000" w:themeColor="text1"/>
          <w14:textFill>
            <w14:solidFill>
              <w14:schemeClr w14:val="tx1"/>
            </w14:solidFill>
          </w14:textFill>
        </w:rPr>
      </w:pPr>
      <w:bookmarkStart w:id="3" w:name="_Toc14223"/>
      <w:r>
        <w:rPr>
          <w:rFonts w:hint="eastAsia"/>
          <w:color w:val="000000" w:themeColor="text1"/>
          <w14:textFill>
            <w14:solidFill>
              <w14:schemeClr w14:val="tx1"/>
            </w14:solidFill>
          </w14:textFill>
        </w:rPr>
        <w:t>更改列表</w:t>
      </w:r>
      <w:bookmarkEnd w:id="2"/>
      <w:bookmarkEnd w:id="3"/>
    </w:p>
    <w:p>
      <w:pPr>
        <w:pStyle w:val="35"/>
        <w:ind w:firstLine="420"/>
      </w:pPr>
      <w:r>
        <w:rPr>
          <w:rFonts w:hint="eastAsia"/>
        </w:rPr>
        <w:t>表</w:t>
      </w:r>
      <w:r>
        <w:t>2</w:t>
      </w:r>
      <w:r>
        <w:rPr>
          <w:rFonts w:hint="eastAsia"/>
        </w:rPr>
        <w:t xml:space="preserve"> 更改列表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修正几个错误表述的名词</w:t>
            </w:r>
          </w:p>
        </w:tc>
      </w:tr>
    </w:tbl>
    <w:p>
      <w:pPr>
        <w:pStyle w:val="17"/>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17"/>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bookmarkStart w:id="110" w:name="_GoBack"/>
      <w:bookmarkEnd w:id="110"/>
      <w:r>
        <w:rPr>
          <w:color w:val="000000" w:themeColor="text1"/>
          <w14:textFill>
            <w14:solidFill>
              <w14:schemeClr w14:val="tx1"/>
            </w14:solidFill>
          </w14:textFill>
        </w:rPr>
        <w:fldChar w:fldCharType="begin"/>
      </w:r>
      <w:r>
        <w:instrText xml:space="preserve"> HYPERLINK \l _Toc11724 </w:instrText>
      </w:r>
      <w:r>
        <w:fldChar w:fldCharType="separate"/>
      </w:r>
      <w:r>
        <w:rPr>
          <w:rFonts w:hint="eastAsia"/>
        </w:rPr>
        <w:t>版本历史</w:t>
      </w:r>
      <w:r>
        <w:tab/>
      </w:r>
      <w:r>
        <w:fldChar w:fldCharType="begin"/>
      </w:r>
      <w:r>
        <w:instrText xml:space="preserve"> PAGEREF _Toc11724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_Toc14223 </w:instrText>
      </w:r>
      <w:r>
        <w:fldChar w:fldCharType="separate"/>
      </w:r>
      <w:r>
        <w:rPr>
          <w:rFonts w:hint="eastAsia"/>
        </w:rPr>
        <w:t>更改列表</w:t>
      </w:r>
      <w:r>
        <w:tab/>
      </w:r>
      <w:r>
        <w:fldChar w:fldCharType="begin"/>
      </w:r>
      <w:r>
        <w:instrText xml:space="preserve"> PAGEREF _Toc14223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_Toc6614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_Toc6614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_Toc3388 </w:instrText>
      </w:r>
      <w:r>
        <w:fldChar w:fldCharType="separate"/>
      </w:r>
      <w:r>
        <w:rPr>
          <w:rFonts w:hint="default"/>
        </w:rPr>
        <w:t xml:space="preserve">1.1. </w:t>
      </w:r>
      <w:r>
        <w:rPr>
          <w:rFonts w:hint="eastAsia"/>
        </w:rPr>
        <w:t>目的</w:t>
      </w:r>
      <w:r>
        <w:tab/>
      </w:r>
      <w:r>
        <w:fldChar w:fldCharType="begin"/>
      </w:r>
      <w:r>
        <w:instrText xml:space="preserve"> PAGEREF _Toc3388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_Toc22921 </w:instrText>
      </w:r>
      <w:r>
        <w:fldChar w:fldCharType="separate"/>
      </w:r>
      <w:r>
        <w:rPr>
          <w:rFonts w:hint="default"/>
        </w:rPr>
        <w:t xml:space="preserve">1.2. </w:t>
      </w:r>
      <w:r>
        <w:rPr>
          <w:rFonts w:hint="eastAsia"/>
        </w:rPr>
        <w:t>范围</w:t>
      </w:r>
      <w:r>
        <w:tab/>
      </w:r>
      <w:r>
        <w:fldChar w:fldCharType="begin"/>
      </w:r>
      <w:r>
        <w:instrText xml:space="preserve"> PAGEREF _Toc22921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_Toc24985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_Toc24985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_Toc8496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_Toc8496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_Toc16131 </w:instrText>
      </w:r>
      <w:r>
        <w:fldChar w:fldCharType="separate"/>
      </w:r>
      <w:r>
        <w:rPr>
          <w:rFonts w:hint="default"/>
        </w:rPr>
        <w:t xml:space="preserve">1.2.3. </w:t>
      </w:r>
      <w:r>
        <w:rPr>
          <w:rFonts w:hint="eastAsia"/>
          <w:lang w:val="en-US" w:eastAsia="zh-CN"/>
        </w:rPr>
        <w:t>目标</w:t>
      </w:r>
      <w:r>
        <w:tab/>
      </w:r>
      <w:r>
        <w:fldChar w:fldCharType="begin"/>
      </w:r>
      <w:r>
        <w:instrText xml:space="preserve"> PAGEREF _Toc16131 \h </w:instrText>
      </w:r>
      <w:r>
        <w:fldChar w:fldCharType="separate"/>
      </w:r>
      <w:r>
        <w:t>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_Toc25588 </w:instrText>
      </w:r>
      <w:r>
        <w:fldChar w:fldCharType="separate"/>
      </w:r>
      <w:r>
        <w:rPr>
          <w:rFonts w:hint="default"/>
        </w:rPr>
        <w:t xml:space="preserve">1.3. </w:t>
      </w:r>
      <w:r>
        <w:rPr>
          <w:rFonts w:hint="eastAsia"/>
        </w:rPr>
        <w:t>定义、缩写词</w:t>
      </w:r>
      <w:r>
        <w:tab/>
      </w:r>
      <w:r>
        <w:fldChar w:fldCharType="begin"/>
      </w:r>
      <w:r>
        <w:instrText xml:space="preserve"> PAGEREF _Toc25588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_Toc32082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_Toc32082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_Toc20051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_Toc20051 \h </w:instrText>
      </w:r>
      <w:r>
        <w:fldChar w:fldCharType="separate"/>
      </w:r>
      <w:r>
        <w:t>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_Toc8945 </w:instrText>
      </w:r>
      <w:r>
        <w:fldChar w:fldCharType="separate"/>
      </w:r>
      <w:r>
        <w:rPr>
          <w:rFonts w:hint="default"/>
        </w:rPr>
        <w:t xml:space="preserve">1.4. </w:t>
      </w:r>
      <w:r>
        <w:rPr>
          <w:rFonts w:hint="eastAsia"/>
        </w:rPr>
        <w:t>参考文献</w:t>
      </w:r>
      <w:r>
        <w:tab/>
      </w:r>
      <w:r>
        <w:fldChar w:fldCharType="begin"/>
      </w:r>
      <w:r>
        <w:instrText xml:space="preserve"> PAGEREF _Toc8945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_Toc12650 </w:instrText>
      </w:r>
      <w:r>
        <w:fldChar w:fldCharType="separate"/>
      </w:r>
      <w:r>
        <w:rPr>
          <w:rFonts w:hint="default"/>
        </w:rPr>
        <w:t xml:space="preserve">1.5. </w:t>
      </w:r>
      <w:r>
        <w:rPr>
          <w:rFonts w:hint="eastAsia"/>
        </w:rPr>
        <w:t>文档结构</w:t>
      </w:r>
      <w:r>
        <w:tab/>
      </w:r>
      <w:r>
        <w:fldChar w:fldCharType="begin"/>
      </w:r>
      <w:r>
        <w:instrText xml:space="preserve"> PAGEREF _Toc12650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_Toc30582 </w:instrText>
      </w:r>
      <w:r>
        <w:fldChar w:fldCharType="separate"/>
      </w:r>
      <w:r>
        <w:rPr>
          <w:rFonts w:hint="default"/>
        </w:rPr>
        <w:t xml:space="preserve">1.6. </w:t>
      </w:r>
      <w:r>
        <w:rPr>
          <w:rFonts w:hint="eastAsia"/>
        </w:rPr>
        <w:t>人员分工</w:t>
      </w:r>
      <w:r>
        <w:tab/>
      </w:r>
      <w:r>
        <w:fldChar w:fldCharType="begin"/>
      </w:r>
      <w:r>
        <w:instrText xml:space="preserve"> PAGEREF _Toc30582 \h </w:instrText>
      </w:r>
      <w:r>
        <w:fldChar w:fldCharType="separate"/>
      </w:r>
      <w:r>
        <w:t>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_Toc19868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_Toc19868 \h </w:instrText>
      </w:r>
      <w:r>
        <w:fldChar w:fldCharType="separate"/>
      </w:r>
      <w:r>
        <w:t>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_Toc7227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_Toc7227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_Toc8022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_Toc8022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_Toc25230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_Toc25230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_Toc9981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_Toc9981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_Toc5218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_Toc5218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_Toc11594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_Toc11594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_Toc19384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_Toc19384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_Toc20394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_Toc20394 \h </w:instrText>
      </w:r>
      <w:r>
        <w:fldChar w:fldCharType="separate"/>
      </w:r>
      <w:r>
        <w:t>10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_Toc5650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_Toc5650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_Toc15439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_Toc15439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_Toc19626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_Toc19626 \h </w:instrText>
      </w:r>
      <w:r>
        <w:fldChar w:fldCharType="separate"/>
      </w:r>
      <w:r>
        <w:t>19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_Toc1045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_Toc1045 \h </w:instrText>
      </w:r>
      <w:r>
        <w:fldChar w:fldCharType="separate"/>
      </w:r>
      <w:r>
        <w:t>19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_Toc3915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_Toc3915 \h </w:instrText>
      </w:r>
      <w:r>
        <w:fldChar w:fldCharType="separate"/>
      </w:r>
      <w:r>
        <w:t>20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_Toc22649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_Toc22649 \h </w:instrText>
      </w:r>
      <w:r>
        <w:fldChar w:fldCharType="separate"/>
      </w:r>
      <w:r>
        <w:t>20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_Toc32501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_Toc32501 \h </w:instrText>
      </w:r>
      <w:r>
        <w:fldChar w:fldCharType="separate"/>
      </w:r>
      <w:r>
        <w:t>20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_Toc32285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_Toc32285 \h </w:instrText>
      </w:r>
      <w:r>
        <w:fldChar w:fldCharType="separate"/>
      </w:r>
      <w:r>
        <w:t>20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_Toc32446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_Toc32446 \h </w:instrText>
      </w:r>
      <w:r>
        <w:fldChar w:fldCharType="separate"/>
      </w:r>
      <w:r>
        <w:t>20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_Toc16574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_Toc16574 \h </w:instrText>
      </w:r>
      <w:r>
        <w:fldChar w:fldCharType="separate"/>
      </w:r>
      <w:r>
        <w:t>21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_Toc13447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_Toc13447 \h </w:instrText>
      </w:r>
      <w:r>
        <w:fldChar w:fldCharType="separate"/>
      </w:r>
      <w:r>
        <w:t>21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_Toc23426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_Toc23426 \h </w:instrText>
      </w:r>
      <w:r>
        <w:fldChar w:fldCharType="separate"/>
      </w:r>
      <w:r>
        <w:t>22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_Toc4218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_Toc4218 \h </w:instrText>
      </w:r>
      <w:r>
        <w:fldChar w:fldCharType="separate"/>
      </w:r>
      <w:r>
        <w:t>22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_Toc8455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_Toc8455 \h </w:instrText>
      </w:r>
      <w:r>
        <w:fldChar w:fldCharType="separate"/>
      </w:r>
      <w:r>
        <w:t>22</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_Toc6516 </w:instrText>
      </w:r>
      <w:r>
        <w:fldChar w:fldCharType="separate"/>
      </w:r>
      <w:r>
        <w:rPr>
          <w:rFonts w:hint="default"/>
        </w:rPr>
        <w:t xml:space="preserve">3. </w:t>
      </w:r>
      <w:r>
        <w:rPr>
          <w:rFonts w:hint="eastAsia"/>
        </w:rPr>
        <w:t>具体需求</w:t>
      </w:r>
      <w:r>
        <w:tab/>
      </w:r>
      <w:r>
        <w:fldChar w:fldCharType="begin"/>
      </w:r>
      <w:r>
        <w:instrText xml:space="preserve"> PAGEREF _Toc6516 \h </w:instrText>
      </w:r>
      <w:r>
        <w:fldChar w:fldCharType="separate"/>
      </w:r>
      <w:r>
        <w:t>22</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_Toc18589 </w:instrText>
      </w:r>
      <w:r>
        <w:fldChar w:fldCharType="separate"/>
      </w:r>
      <w:r>
        <w:rPr>
          <w:rFonts w:hint="default"/>
        </w:rPr>
        <w:t xml:space="preserve">3.1. </w:t>
      </w:r>
      <w:r>
        <w:rPr>
          <w:rFonts w:hint="eastAsia"/>
        </w:rPr>
        <w:t>用户界面</w:t>
      </w:r>
      <w:r>
        <w:tab/>
      </w:r>
      <w:r>
        <w:fldChar w:fldCharType="begin"/>
      </w:r>
      <w:r>
        <w:instrText xml:space="preserve"> PAGEREF _Toc18589 \h </w:instrText>
      </w:r>
      <w:r>
        <w:fldChar w:fldCharType="separate"/>
      </w:r>
      <w:r>
        <w:t>22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_Toc28103 </w:instrText>
      </w:r>
      <w:r>
        <w:fldChar w:fldCharType="separate"/>
      </w:r>
      <w:r>
        <w:rPr>
          <w:rFonts w:hint="default"/>
          <w:lang w:val="en-US" w:eastAsia="zh-CN"/>
        </w:rPr>
        <w:t xml:space="preserve">3.1.1. </w:t>
      </w:r>
      <w:r>
        <w:rPr>
          <w:rFonts w:hint="eastAsia"/>
          <w:lang w:val="en-US" w:eastAsia="zh-CN"/>
        </w:rPr>
        <w:t>用户和企业均会涉及到的界面</w:t>
      </w:r>
      <w:r>
        <w:tab/>
      </w:r>
      <w:r>
        <w:fldChar w:fldCharType="begin"/>
      </w:r>
      <w:r>
        <w:instrText xml:space="preserve"> PAGEREF _Toc28103 \h </w:instrText>
      </w:r>
      <w:r>
        <w:fldChar w:fldCharType="separate"/>
      </w:r>
      <w:r>
        <w:t>23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_Toc12936 </w:instrText>
      </w:r>
      <w:r>
        <w:fldChar w:fldCharType="separate"/>
      </w:r>
      <w:r>
        <w:rPr>
          <w:rFonts w:hint="default"/>
          <w:lang w:val="en-US" w:eastAsia="zh-CN"/>
        </w:rPr>
        <w:t xml:space="preserve">3.1.2. </w:t>
      </w:r>
      <w:r>
        <w:rPr>
          <w:rFonts w:hint="eastAsia"/>
          <w:lang w:val="en-US" w:eastAsia="zh-CN"/>
        </w:rPr>
        <w:t>用户相关的界面</w:t>
      </w:r>
      <w:r>
        <w:tab/>
      </w:r>
      <w:r>
        <w:fldChar w:fldCharType="begin"/>
      </w:r>
      <w:r>
        <w:instrText xml:space="preserve"> PAGEREF _Toc12936 \h </w:instrText>
      </w:r>
      <w:r>
        <w:fldChar w:fldCharType="separate"/>
      </w:r>
      <w:r>
        <w:t>32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_Toc8950 </w:instrText>
      </w:r>
      <w:r>
        <w:fldChar w:fldCharType="separate"/>
      </w:r>
      <w:r>
        <w:rPr>
          <w:rFonts w:hint="default"/>
          <w:lang w:val="en-US" w:eastAsia="zh-CN"/>
        </w:rPr>
        <w:t xml:space="preserve">3.1.3. </w:t>
      </w:r>
      <w:r>
        <w:rPr>
          <w:rFonts w:hint="eastAsia"/>
          <w:lang w:val="en-US" w:eastAsia="zh-CN"/>
        </w:rPr>
        <w:t>企业相关界面</w:t>
      </w:r>
      <w:r>
        <w:tab/>
      </w:r>
      <w:r>
        <w:fldChar w:fldCharType="begin"/>
      </w:r>
      <w:r>
        <w:instrText xml:space="preserve"> PAGEREF _Toc8950 \h </w:instrText>
      </w:r>
      <w:r>
        <w:fldChar w:fldCharType="separate"/>
      </w:r>
      <w:r>
        <w:t>36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_Toc17230 </w:instrText>
      </w:r>
      <w:r>
        <w:fldChar w:fldCharType="separate"/>
      </w:r>
      <w:r>
        <w:rPr>
          <w:rFonts w:hint="default"/>
          <w:lang w:val="en-US" w:eastAsia="zh-CN"/>
        </w:rPr>
        <w:t xml:space="preserve">3.1.4. </w:t>
      </w:r>
      <w:r>
        <w:rPr>
          <w:rFonts w:hint="eastAsia"/>
          <w:lang w:val="en-US" w:eastAsia="zh-CN"/>
        </w:rPr>
        <w:t>运营维护人员相关界面</w:t>
      </w:r>
      <w:r>
        <w:tab/>
      </w:r>
      <w:r>
        <w:fldChar w:fldCharType="begin"/>
      </w:r>
      <w:r>
        <w:instrText xml:space="preserve"> PAGEREF _Toc17230 \h </w:instrText>
      </w:r>
      <w:r>
        <w:fldChar w:fldCharType="separate"/>
      </w:r>
      <w:r>
        <w:t>46</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_Toc17490 </w:instrText>
      </w:r>
      <w:r>
        <w:fldChar w:fldCharType="separate"/>
      </w:r>
      <w:r>
        <w:rPr>
          <w:rFonts w:hint="default"/>
        </w:rPr>
        <w:t xml:space="preserve">3.2. </w:t>
      </w:r>
      <w:r>
        <w:rPr>
          <w:rFonts w:hint="eastAsia"/>
        </w:rPr>
        <w:t>功能需求</w:t>
      </w:r>
      <w:r>
        <w:tab/>
      </w:r>
      <w:r>
        <w:fldChar w:fldCharType="begin"/>
      </w:r>
      <w:r>
        <w:instrText xml:space="preserve"> PAGEREF _Toc17490 \h </w:instrText>
      </w:r>
      <w:r>
        <w:fldChar w:fldCharType="separate"/>
      </w:r>
      <w:r>
        <w:t>48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_Toc13901 </w:instrText>
      </w:r>
      <w:r>
        <w:fldChar w:fldCharType="separate"/>
      </w:r>
      <w:r>
        <w:rPr>
          <w:rFonts w:hint="default"/>
        </w:rPr>
        <w:t xml:space="preserve">3.2.1. </w:t>
      </w:r>
      <w:r>
        <w:rPr>
          <w:rFonts w:hint="eastAsia"/>
        </w:rPr>
        <w:t>用例列表</w:t>
      </w:r>
      <w:r>
        <w:tab/>
      </w:r>
      <w:r>
        <w:fldChar w:fldCharType="begin"/>
      </w:r>
      <w:r>
        <w:instrText xml:space="preserve"> PAGEREF _Toc13901 \h </w:instrText>
      </w:r>
      <w:r>
        <w:fldChar w:fldCharType="separate"/>
      </w:r>
      <w:r>
        <w:t>48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_Toc28594 </w:instrText>
      </w:r>
      <w:r>
        <w:fldChar w:fldCharType="separate"/>
      </w:r>
      <w:r>
        <w:rPr>
          <w:rFonts w:hint="default"/>
        </w:rPr>
        <w:t xml:space="preserve">3.2.2. </w:t>
      </w:r>
      <w:r>
        <w:rPr>
          <w:rFonts w:hint="eastAsia"/>
        </w:rPr>
        <w:t>详细用例</w:t>
      </w:r>
      <w:r>
        <w:tab/>
      </w:r>
      <w:r>
        <w:fldChar w:fldCharType="begin"/>
      </w:r>
      <w:r>
        <w:instrText xml:space="preserve"> PAGEREF _Toc28594 \h </w:instrText>
      </w:r>
      <w:r>
        <w:fldChar w:fldCharType="separate"/>
      </w:r>
      <w:r>
        <w:t>48</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_Toc2613 </w:instrText>
      </w:r>
      <w:r>
        <w:fldChar w:fldCharType="separate"/>
      </w:r>
      <w:r>
        <w:rPr>
          <w:rFonts w:hint="default"/>
        </w:rPr>
        <w:t xml:space="preserve">4. </w:t>
      </w:r>
      <w:r>
        <w:rPr>
          <w:rFonts w:hint="eastAsia"/>
        </w:rPr>
        <w:t>需求模型</w:t>
      </w:r>
      <w:r>
        <w:tab/>
      </w:r>
      <w:r>
        <w:fldChar w:fldCharType="begin"/>
      </w:r>
      <w:r>
        <w:instrText xml:space="preserve"> PAGEREF _Toc2613 \h </w:instrText>
      </w:r>
      <w:r>
        <w:fldChar w:fldCharType="separate"/>
      </w:r>
      <w:r>
        <w:t>63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_Toc18571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_Toc18571 \h </w:instrText>
      </w:r>
      <w:r>
        <w:fldChar w:fldCharType="separate"/>
      </w:r>
      <w:r>
        <w:t>63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_Toc32278 </w:instrText>
      </w:r>
      <w:r>
        <w:fldChar w:fldCharType="separate"/>
      </w:r>
      <w:r>
        <w:rPr>
          <w:rFonts w:hint="default"/>
        </w:rPr>
        <w:t xml:space="preserve">4.2. </w:t>
      </w:r>
      <w:r>
        <w:rPr>
          <w:rFonts w:hint="eastAsia"/>
        </w:rPr>
        <w:t>动态模型</w:t>
      </w:r>
      <w:r>
        <w:tab/>
      </w:r>
      <w:r>
        <w:fldChar w:fldCharType="begin"/>
      </w:r>
      <w:r>
        <w:instrText xml:space="preserve"> PAGEREF _Toc32278 \h </w:instrText>
      </w:r>
      <w:r>
        <w:fldChar w:fldCharType="separate"/>
      </w:r>
      <w:r>
        <w:t>64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_Toc32060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_Toc32060 \h </w:instrText>
      </w:r>
      <w:r>
        <w:fldChar w:fldCharType="separate"/>
      </w:r>
      <w:r>
        <w:t>64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_Toc3109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_Toc3109 \h </w:instrText>
      </w:r>
      <w:r>
        <w:fldChar w:fldCharType="separate"/>
      </w:r>
      <w:r>
        <w:t>66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_Toc14156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_Toc14156 \h </w:instrText>
      </w:r>
      <w:r>
        <w:fldChar w:fldCharType="separate"/>
      </w:r>
      <w:r>
        <w:t>68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_Toc30565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_Toc30565 \h </w:instrText>
      </w:r>
      <w:r>
        <w:fldChar w:fldCharType="separate"/>
      </w:r>
      <w:r>
        <w:t>70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_Toc22238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_Toc22238 \h </w:instrText>
      </w:r>
      <w:r>
        <w:fldChar w:fldCharType="separate"/>
      </w:r>
      <w:r>
        <w:t>72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_Toc27605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_Toc27605 \h </w:instrText>
      </w:r>
      <w:r>
        <w:fldChar w:fldCharType="separate"/>
      </w:r>
      <w:r>
        <w:t>74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_Toc6843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_Toc6843 \h </w:instrText>
      </w:r>
      <w:r>
        <w:fldChar w:fldCharType="separate"/>
      </w:r>
      <w:r>
        <w:t>75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_Toc27861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_Toc27861 \h </w:instrText>
      </w:r>
      <w:r>
        <w:fldChar w:fldCharType="separate"/>
      </w:r>
      <w:r>
        <w:t>77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_Toc8597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_Toc8597 \h </w:instrText>
      </w:r>
      <w:r>
        <w:fldChar w:fldCharType="separate"/>
      </w:r>
      <w:r>
        <w:t>78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_Toc27609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_Toc27609 \h </w:instrText>
      </w:r>
      <w:r>
        <w:fldChar w:fldCharType="separate"/>
      </w:r>
      <w:r>
        <w:t>79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_Toc22129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_Toc22129 \h </w:instrText>
      </w:r>
      <w:r>
        <w:fldChar w:fldCharType="separate"/>
      </w:r>
      <w:r>
        <w:t>80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_Toc29101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_Toc29101 \h </w:instrText>
      </w:r>
      <w:r>
        <w:fldChar w:fldCharType="separate"/>
      </w:r>
      <w:r>
        <w:t>81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_Toc10589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_Toc10589 \h </w:instrText>
      </w:r>
      <w:r>
        <w:fldChar w:fldCharType="separate"/>
      </w:r>
      <w:r>
        <w:t>83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_Toc22225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_Toc22225 \h </w:instrText>
      </w:r>
      <w:r>
        <w:fldChar w:fldCharType="separate"/>
      </w:r>
      <w:r>
        <w:t>85</w:t>
      </w:r>
      <w:r>
        <w:fldChar w:fldCharType="end"/>
      </w:r>
      <w:r>
        <w:rPr>
          <w:color w:val="000000" w:themeColor="text1"/>
          <w14:textFill>
            <w14:solidFill>
              <w14:schemeClr w14:val="tx1"/>
            </w14:solidFill>
          </w14:textFill>
        </w:rPr>
        <w:fldChar w:fldCharType="end"/>
      </w:r>
    </w:p>
    <w:p>
      <w:pPr>
        <w:pStyle w:val="2"/>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2"/>
        </w:numPr>
        <w:bidi w:val="0"/>
        <w:ind w:left="425" w:leftChars="0" w:hanging="425" w:firstLineChars="0"/>
      </w:pPr>
      <w:bookmarkStart w:id="5" w:name="_Toc6614"/>
      <w:r>
        <w:rPr>
          <w:rFonts w:hint="eastAsia"/>
        </w:rPr>
        <w:t>前言</w:t>
      </w:r>
      <w:bookmarkEnd w:id="4"/>
      <w:bookmarkEnd w:id="5"/>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pStyle w:val="3"/>
        <w:numPr>
          <w:ilvl w:val="1"/>
          <w:numId w:val="3"/>
        </w:numPr>
        <w:bidi w:val="0"/>
        <w:ind w:left="567" w:leftChars="0" w:hanging="567" w:firstLineChars="0"/>
      </w:pPr>
      <w:bookmarkStart w:id="6" w:name="_Toc109"/>
      <w:bookmarkStart w:id="7" w:name="_Toc3388"/>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numPr>
          <w:ilvl w:val="1"/>
          <w:numId w:val="3"/>
        </w:numPr>
        <w:bidi w:val="0"/>
        <w:ind w:left="567" w:leftChars="0" w:hanging="567" w:firstLineChars="0"/>
      </w:pPr>
      <w:bookmarkStart w:id="8" w:name="_Toc23623"/>
      <w:bookmarkStart w:id="9" w:name="_Toc22921"/>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numPr>
          <w:ilvl w:val="2"/>
          <w:numId w:val="3"/>
        </w:numPr>
        <w:bidi w:val="0"/>
        <w:rPr>
          <w:rFonts w:hint="default"/>
          <w:lang w:val="en-US" w:eastAsia="zh-CN"/>
        </w:rPr>
      </w:pPr>
      <w:bookmarkStart w:id="10" w:name="_Toc24985"/>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numPr>
          <w:ilvl w:val="2"/>
          <w:numId w:val="3"/>
        </w:numPr>
        <w:bidi w:val="0"/>
        <w:rPr>
          <w:rFonts w:hint="eastAsia"/>
        </w:rPr>
      </w:pPr>
      <w:bookmarkStart w:id="11" w:name="_Toc8496"/>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5"/>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用户可以通过本产品对合作企业提出售后服务申请，并与企业的客服人员进行沟通交流、</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并且能够查询并</w:t>
      </w:r>
      <w:r>
        <w:rPr>
          <w:rFonts w:hint="default"/>
          <w:color w:val="000000" w:themeColor="text1"/>
          <w:u w:val="dotted"/>
          <w:lang w:eastAsia="zh-CN"/>
          <w14:textFill>
            <w14:solidFill>
              <w14:schemeClr w14:val="tx1"/>
            </w14:solidFill>
          </w14:textFill>
        </w:rPr>
        <w:t>保存</w:t>
      </w:r>
      <w:r>
        <w:rPr>
          <w:rFonts w:hint="eastAsia"/>
          <w:color w:val="000000" w:themeColor="text1"/>
          <w:u w:val="dotted"/>
          <w:lang w:val="en-US" w:eastAsia="zh-CN"/>
          <w14:textFill>
            <w14:solidFill>
              <w14:schemeClr w14:val="tx1"/>
            </w14:solidFill>
          </w14:textFill>
        </w:rPr>
        <w:t>已有</w:t>
      </w:r>
      <w:r>
        <w:rPr>
          <w:rFonts w:hint="eastAsia"/>
          <w:color w:val="000000" w:themeColor="text1"/>
          <w:lang w:val="en-US" w:eastAsia="zh-CN"/>
          <w14:textFill>
            <w14:solidFill>
              <w14:schemeClr w14:val="tx1"/>
            </w14:solidFill>
          </w14:textFill>
        </w:rPr>
        <w:t>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5"/>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认证某个用户，使其成为属于本公司的员工；能够更改员工所属部门、管理企业内部的员工数据和信息可见度；能够安排客服人员与客户沟通、对用户的请求进行回复、分类归档，并且能够查询以前的服务记录和员工或用户在服务过程中对系统执行的各种操作。</w:t>
      </w:r>
    </w:p>
    <w:p>
      <w:pPr>
        <w:bidi w:val="0"/>
        <w:rPr>
          <w:rFonts w:hint="default"/>
          <w:lang w:val="en-US" w:eastAsia="zh-CN"/>
        </w:rPr>
      </w:pPr>
      <w:r>
        <w:rPr>
          <w:rFonts w:hint="eastAsia"/>
          <w:lang w:val="en-US" w:eastAsia="zh-CN"/>
        </w:rPr>
        <w:t>此外，企业还能够收到用户对企业的投诉，并可以对各个客服部门的情况进行可视化分析。</w:t>
      </w:r>
    </w:p>
    <w:p>
      <w:pPr>
        <w:numPr>
          <w:ilvl w:val="0"/>
          <w:numId w:val="5"/>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服务端主要进行消息的转发，在用户在客户端登录后，根据用户的权限和身份以及使用的功能，为用户提供相符的界面，并显示对应的数据</w:t>
      </w:r>
      <w:r>
        <w:rPr>
          <w:rFonts w:hint="eastAsia"/>
          <w:color w:val="000000" w:themeColor="text1"/>
          <w:lang w:eastAsia="zh-CN"/>
          <w14:textFill>
            <w14:solidFill>
              <w14:schemeClr w14:val="tx1"/>
            </w14:solidFill>
          </w14:textFill>
        </w:rPr>
        <w:t>。</w:t>
      </w:r>
    </w:p>
    <w:p>
      <w:pPr>
        <w:pStyle w:val="4"/>
        <w:numPr>
          <w:ilvl w:val="2"/>
          <w:numId w:val="3"/>
        </w:numPr>
        <w:bidi w:val="0"/>
      </w:pPr>
      <w:bookmarkStart w:id="12" w:name="_Toc16131"/>
      <w:r>
        <w:rPr>
          <w:rFonts w:hint="eastAsia"/>
          <w:lang w:val="en-US" w:eastAsia="zh-CN"/>
        </w:rPr>
        <w:t>目标</w:t>
      </w:r>
      <w:bookmarkEnd w:id="12"/>
    </w:p>
    <w:p>
      <w:pPr>
        <w:numPr>
          <w:ilvl w:val="0"/>
          <w:numId w:val="6"/>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6"/>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6"/>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6"/>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numPr>
          <w:ilvl w:val="1"/>
          <w:numId w:val="3"/>
        </w:numPr>
        <w:bidi w:val="0"/>
        <w:ind w:left="567" w:leftChars="0" w:hanging="567" w:firstLineChars="0"/>
        <w:rPr>
          <w:rFonts w:hint="eastAsia"/>
        </w:rPr>
      </w:pPr>
      <w:bookmarkStart w:id="13" w:name="_Toc13235"/>
      <w:bookmarkStart w:id="14" w:name="_Toc25588"/>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numPr>
          <w:ilvl w:val="2"/>
          <w:numId w:val="3"/>
        </w:numPr>
        <w:bidi w:val="0"/>
        <w:ind w:left="709" w:leftChars="0" w:hanging="709" w:firstLineChars="0"/>
        <w:rPr>
          <w:rFonts w:hint="default"/>
          <w:lang w:val="en-US" w:eastAsia="zh-CN"/>
        </w:rPr>
      </w:pPr>
      <w:bookmarkStart w:id="15" w:name="_Toc32082"/>
      <w:r>
        <w:rPr>
          <w:rFonts w:hint="eastAsia"/>
          <w:lang w:val="en-US" w:eastAsia="zh-CN"/>
        </w:rPr>
        <w:t>缩写词</w:t>
      </w:r>
      <w:bookmarkEnd w:id="15"/>
    </w:p>
    <w:p>
      <w:pPr>
        <w:pStyle w:val="1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rPr>
                <w:rFonts w:hint="default"/>
                <w:b/>
                <w:bCs/>
                <w:lang w:val="en-US" w:eastAsia="zh-CN"/>
              </w:rPr>
            </w:pPr>
            <w:r>
              <w:rPr>
                <w:rFonts w:hint="eastAsia"/>
                <w:b/>
                <w:bCs/>
                <w:lang w:val="en-US" w:eastAsia="zh-CN"/>
              </w:rPr>
              <w:t>缩写</w:t>
            </w:r>
          </w:p>
        </w:tc>
        <w:tc>
          <w:tcPr>
            <w:tcW w:w="6647" w:type="dxa"/>
          </w:tcPr>
          <w:p>
            <w:pPr>
              <w:pStyle w:val="34"/>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HTML</w:t>
            </w:r>
          </w:p>
        </w:tc>
        <w:tc>
          <w:tcPr>
            <w:tcW w:w="6647" w:type="dxa"/>
          </w:tcPr>
          <w:p>
            <w:pPr>
              <w:pStyle w:val="34"/>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HTTP</w:t>
            </w:r>
          </w:p>
        </w:tc>
        <w:tc>
          <w:tcPr>
            <w:tcW w:w="6647" w:type="dxa"/>
          </w:tcPr>
          <w:p>
            <w:pPr>
              <w:pStyle w:val="34"/>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IEEE</w:t>
            </w:r>
          </w:p>
        </w:tc>
        <w:tc>
          <w:tcPr>
            <w:tcW w:w="6647" w:type="dxa"/>
          </w:tcPr>
          <w:p>
            <w:pPr>
              <w:pStyle w:val="34"/>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JDBC</w:t>
            </w:r>
          </w:p>
        </w:tc>
        <w:tc>
          <w:tcPr>
            <w:tcW w:w="6647" w:type="dxa"/>
          </w:tcPr>
          <w:p>
            <w:pPr>
              <w:pStyle w:val="34"/>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SQL</w:t>
            </w:r>
          </w:p>
        </w:tc>
        <w:tc>
          <w:tcPr>
            <w:tcW w:w="6647" w:type="dxa"/>
          </w:tcPr>
          <w:p>
            <w:pPr>
              <w:pStyle w:val="34"/>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UC</w:t>
            </w:r>
          </w:p>
        </w:tc>
        <w:tc>
          <w:tcPr>
            <w:tcW w:w="6647" w:type="dxa"/>
          </w:tcPr>
          <w:p>
            <w:pPr>
              <w:pStyle w:val="34"/>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PC</w:t>
            </w:r>
          </w:p>
        </w:tc>
        <w:tc>
          <w:tcPr>
            <w:tcW w:w="6647" w:type="dxa"/>
          </w:tcPr>
          <w:p>
            <w:pPr>
              <w:pStyle w:val="34"/>
              <w:widowControl w:val="0"/>
              <w:bidi w:val="0"/>
              <w:jc w:val="both"/>
            </w:pPr>
            <w:r>
              <w:t>P</w:t>
            </w:r>
            <w:r>
              <w:rPr>
                <w:rFonts w:hint="eastAsia"/>
              </w:rPr>
              <w:t>ersonal</w:t>
            </w:r>
            <w:r>
              <w:t xml:space="preserve"> Computer</w:t>
            </w:r>
          </w:p>
        </w:tc>
      </w:tr>
    </w:tbl>
    <w:p>
      <w:pPr>
        <w:pStyle w:val="4"/>
        <w:numPr>
          <w:ilvl w:val="2"/>
          <w:numId w:val="3"/>
        </w:numPr>
        <w:bidi w:val="0"/>
        <w:ind w:left="709" w:leftChars="0" w:hanging="709" w:firstLineChars="0"/>
        <w:rPr>
          <w:rFonts w:hint="default"/>
          <w:lang w:val="en-US" w:eastAsia="zh-CN"/>
        </w:rPr>
      </w:pPr>
      <w:bookmarkStart w:id="16" w:name="_Toc20051"/>
      <w:bookmarkStart w:id="17" w:name="_Toc3570"/>
      <w:r>
        <w:rPr>
          <w:rFonts w:hint="eastAsia"/>
          <w:lang w:val="en-US" w:eastAsia="zh-CN"/>
        </w:rPr>
        <w:t>名词定义</w:t>
      </w:r>
      <w:bookmarkEnd w:id="16"/>
    </w:p>
    <w:p>
      <w:pPr>
        <w:numPr>
          <w:ilvl w:val="3"/>
          <w:numId w:val="3"/>
        </w:numPr>
        <w:ind w:left="850" w:leftChars="0" w:hanging="850"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7"/>
        </w:numPr>
        <w:bidi w:val="0"/>
        <w:ind w:left="420" w:leftChars="0" w:hanging="420" w:firstLineChars="0"/>
        <w:rPr>
          <w:rFonts w:hint="default"/>
          <w:lang w:val="en-US" w:eastAsia="zh-CN"/>
        </w:rPr>
      </w:pPr>
      <w:r>
        <w:rPr>
          <w:rFonts w:hint="eastAsia"/>
          <w:lang w:val="en-US" w:eastAsia="zh-CN"/>
        </w:rPr>
        <w:t>申请并提交</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在接到申请后向用户发放服务单。在本系统中，企业可以通过设置单个用户最大服务单申请上限，来避免某些用户恶意申请多张服务单、进行信息轰炸等具有潜在危害的行为。这个上限一般由企业自定义，若企业未明确定义或尚未定义，则数量会被默认为两张。</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7"/>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7"/>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numPr>
          <w:ilvl w:val="3"/>
          <w:numId w:val="3"/>
        </w:numPr>
        <w:ind w:left="850" w:leftChars="0" w:hanging="850"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numPr>
          <w:ilvl w:val="3"/>
          <w:numId w:val="3"/>
        </w:numPr>
        <w:ind w:left="850" w:leftChars="0" w:hanging="850"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如无特殊说明，在本文档中指代使用本产品的企业的客服人员。</w:t>
      </w:r>
    </w:p>
    <w:p>
      <w:pPr>
        <w:bidi w:val="0"/>
        <w:rPr>
          <w:rFonts w:hint="default"/>
          <w:lang w:val="en-US" w:eastAsia="zh-CN"/>
        </w:rPr>
      </w:pPr>
      <w:r>
        <w:rPr>
          <w:rFonts w:hint="eastAsia"/>
          <w:lang w:val="en-US" w:eastAsia="zh-CN"/>
        </w:rPr>
        <w:t>客服人员主要负责解答企业生产产品的用户的问题，并满足他们的合理需求。一个企业中可能有许多员工，他们可以有不同的岗位，并且可以分别进行管理。</w:t>
      </w:r>
    </w:p>
    <w:p>
      <w:pPr>
        <w:numPr>
          <w:ilvl w:val="3"/>
          <w:numId w:val="3"/>
        </w:numPr>
        <w:bidi w:val="0"/>
        <w:ind w:left="850" w:leftChars="0" w:hanging="850"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numPr>
          <w:ilvl w:val="3"/>
          <w:numId w:val="3"/>
        </w:numPr>
        <w:bidi w:val="0"/>
        <w:ind w:left="850" w:leftChars="0" w:hanging="850"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如无特殊说明，在本文档中指代客户端中用于企业员工和用户进行沟通的文字聊天频道。</w:t>
      </w:r>
    </w:p>
    <w:p>
      <w:pPr>
        <w:numPr>
          <w:ilvl w:val="3"/>
          <w:numId w:val="3"/>
        </w:numPr>
        <w:bidi w:val="0"/>
        <w:ind w:left="850" w:leftChars="0" w:hanging="850"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numPr>
          <w:ilvl w:val="3"/>
          <w:numId w:val="3"/>
        </w:numPr>
        <w:bidi w:val="0"/>
        <w:ind w:left="850" w:leftChars="0" w:hanging="850"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numPr>
          <w:ilvl w:val="3"/>
          <w:numId w:val="3"/>
        </w:numPr>
        <w:bidi w:val="0"/>
        <w:ind w:left="850" w:leftChars="0" w:hanging="850"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numPr>
          <w:ilvl w:val="1"/>
          <w:numId w:val="3"/>
        </w:numPr>
        <w:bidi w:val="0"/>
        <w:ind w:left="0" w:leftChars="0" w:firstLine="0" w:firstLineChars="0"/>
        <w:rPr>
          <w:rFonts w:hint="eastAsia"/>
        </w:rPr>
      </w:pPr>
      <w:bookmarkStart w:id="19" w:name="_Toc8945"/>
      <w:r>
        <w:rPr>
          <w:rFonts w:hint="eastAsia"/>
        </w:rPr>
        <w:t>参考文献</w:t>
      </w:r>
      <w:bookmarkEnd w:id="17"/>
      <w:bookmarkEnd w:id="19"/>
    </w:p>
    <w:p>
      <w:pPr>
        <w:rPr>
          <w:rFonts w:hint="eastAsia"/>
        </w:rPr>
      </w:pPr>
      <w:r>
        <w:rPr>
          <w:rFonts w:hint="eastAsia"/>
        </w:rPr>
        <w:t>[1] Society I C . IEEE Recommended Practice for Software Requirements Specifications[J]. IEEE Std. 830-1998, 1998.</w:t>
      </w:r>
    </w:p>
    <w:p>
      <w:pPr>
        <w:pStyle w:val="3"/>
        <w:numPr>
          <w:ilvl w:val="1"/>
          <w:numId w:val="3"/>
        </w:numPr>
        <w:tabs>
          <w:tab w:val="left" w:pos="335"/>
        </w:tabs>
        <w:bidi w:val="0"/>
        <w:ind w:left="0" w:leftChars="0" w:firstLine="0" w:firstLineChars="0"/>
      </w:pPr>
      <w:bookmarkStart w:id="20" w:name="_Toc14684"/>
      <w:bookmarkStart w:id="21" w:name="_Toc12650"/>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8"/>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8"/>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8"/>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numPr>
          <w:ilvl w:val="1"/>
          <w:numId w:val="3"/>
        </w:numPr>
        <w:ind w:left="0" w:leftChars="0" w:firstLine="0" w:firstLineChars="0"/>
        <w:rPr>
          <w:color w:val="000000" w:themeColor="text1"/>
          <w14:textFill>
            <w14:solidFill>
              <w14:schemeClr w14:val="tx1"/>
            </w14:solidFill>
          </w14:textFill>
        </w:rPr>
      </w:pPr>
      <w:bookmarkStart w:id="22" w:name="_Toc13724"/>
      <w:bookmarkStart w:id="23" w:name="_Toc30582"/>
      <w:r>
        <w:rPr>
          <w:rFonts w:hint="eastAsia"/>
          <w:color w:val="000000" w:themeColor="text1"/>
          <w14:textFill>
            <w14:solidFill>
              <w14:schemeClr w14:val="tx1"/>
            </w14:solidFill>
          </w14:textFill>
        </w:rPr>
        <w:t>人员分工</w:t>
      </w:r>
      <w:bookmarkEnd w:id="22"/>
      <w:bookmarkEnd w:id="23"/>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br w:type="page"/>
      </w:r>
    </w:p>
    <w:p>
      <w:pPr>
        <w:ind w:left="0" w:leftChars="0" w:firstLine="0" w:firstLineChars="0"/>
        <w:rPr>
          <w:rFonts w:hint="eastAsia"/>
          <w:color w:val="000000" w:themeColor="text1"/>
          <w14:textFill>
            <w14:solidFill>
              <w14:schemeClr w14:val="tx1"/>
            </w14:solidFill>
          </w14:textFill>
        </w:rPr>
      </w:pPr>
    </w:p>
    <w:p>
      <w:pPr>
        <w:pStyle w:val="35"/>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3"/>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5"/>
        <w:gridCol w:w="6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2" w:type="pct"/>
            <w:vAlign w:val="top"/>
          </w:tcPr>
          <w:p>
            <w:pPr>
              <w:pStyle w:val="35"/>
              <w:bidi w:val="0"/>
            </w:pPr>
            <w:r>
              <w:rPr>
                <w:rFonts w:hint="eastAsia"/>
              </w:rPr>
              <w:t>组员</w:t>
            </w:r>
          </w:p>
        </w:tc>
        <w:tc>
          <w:tcPr>
            <w:tcW w:w="4057" w:type="pct"/>
            <w:vAlign w:val="top"/>
          </w:tcPr>
          <w:p>
            <w:pPr>
              <w:pStyle w:val="35"/>
              <w:bidi w:val="0"/>
            </w:pPr>
            <w:r>
              <w:rPr>
                <w:rFonts w:hint="eastAsia"/>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34" w:hRule="atLeast"/>
          <w:jc w:val="center"/>
        </w:trPr>
        <w:tc>
          <w:tcPr>
            <w:tcW w:w="942" w:type="pct"/>
            <w:textDirection w:val="tbLrV"/>
            <w:vAlign w:val="center"/>
          </w:tcPr>
          <w:p>
            <w:pPr>
              <w:pStyle w:val="35"/>
              <w:bidi w:val="0"/>
              <w:rPr>
                <w:rFonts w:hint="default"/>
                <w:lang w:val="en-US" w:eastAsia="zh-CN"/>
              </w:rPr>
            </w:pPr>
            <w:r>
              <w:rPr>
                <w:rFonts w:hint="eastAsia"/>
                <w:lang w:val="en-US" w:eastAsia="zh-CN"/>
              </w:rPr>
              <w:t>赵士行</w:t>
            </w:r>
          </w:p>
        </w:tc>
        <w:tc>
          <w:tcPr>
            <w:tcW w:w="4057" w:type="pct"/>
            <w:vAlign w:val="top"/>
          </w:tcPr>
          <w:p>
            <w:pPr>
              <w:pStyle w:val="34"/>
              <w:widowControl w:val="0"/>
              <w:bidi w:val="0"/>
              <w:jc w:val="both"/>
              <w:rPr>
                <w:rFonts w:hint="eastAsia"/>
                <w:lang w:val="en-US" w:eastAsia="zh-CN"/>
              </w:rPr>
            </w:pPr>
            <w:r>
              <w:rPr>
                <w:rFonts w:hint="eastAsia"/>
                <w:lang w:val="en-US" w:eastAsia="zh-CN"/>
              </w:rPr>
              <w:t>消息是否已读反馈</w:t>
            </w:r>
          </w:p>
          <w:p>
            <w:pPr>
              <w:pStyle w:val="34"/>
              <w:widowControl w:val="0"/>
              <w:bidi w:val="0"/>
              <w:jc w:val="both"/>
              <w:rPr>
                <w:rFonts w:hint="eastAsia"/>
                <w:lang w:val="en-US" w:eastAsia="zh-CN"/>
              </w:rPr>
            </w:pPr>
            <w:r>
              <w:rPr>
                <w:rFonts w:hint="eastAsia"/>
                <w:lang w:val="en-US" w:eastAsia="zh-CN"/>
              </w:rPr>
              <w:t>服务单转发</w:t>
            </w:r>
          </w:p>
          <w:p>
            <w:pPr>
              <w:pStyle w:val="34"/>
              <w:widowControl w:val="0"/>
              <w:bidi w:val="0"/>
              <w:jc w:val="both"/>
              <w:rPr>
                <w:rFonts w:hint="eastAsia"/>
                <w:lang w:val="en-US" w:eastAsia="zh-CN"/>
              </w:rPr>
            </w:pPr>
            <w:r>
              <w:rPr>
                <w:rFonts w:hint="eastAsia"/>
                <w:lang w:val="en-US" w:eastAsia="zh-CN"/>
              </w:rPr>
              <w:t>搜索客服评价</w:t>
            </w:r>
          </w:p>
          <w:p>
            <w:pPr>
              <w:pStyle w:val="34"/>
              <w:widowControl w:val="0"/>
              <w:bidi w:val="0"/>
              <w:jc w:val="both"/>
              <w:rPr>
                <w:rFonts w:hint="eastAsia"/>
                <w:lang w:val="en-US" w:eastAsia="zh-CN"/>
              </w:rPr>
            </w:pPr>
            <w:r>
              <w:rPr>
                <w:rFonts w:hint="eastAsia"/>
                <w:lang w:val="en-US" w:eastAsia="zh-CN"/>
              </w:rPr>
              <w:t>查看评价详情</w:t>
            </w:r>
          </w:p>
          <w:p>
            <w:pPr>
              <w:pStyle w:val="34"/>
              <w:widowControl w:val="0"/>
              <w:bidi w:val="0"/>
              <w:jc w:val="both"/>
              <w:rPr>
                <w:rFonts w:hint="eastAsia"/>
                <w:lang w:val="en-US" w:eastAsia="zh-CN"/>
              </w:rPr>
            </w:pPr>
            <w:r>
              <w:rPr>
                <w:rFonts w:hint="eastAsia"/>
                <w:lang w:val="en-US" w:eastAsia="zh-CN"/>
              </w:rPr>
              <w:t>查看综合评价</w:t>
            </w:r>
          </w:p>
          <w:p>
            <w:pPr>
              <w:pStyle w:val="34"/>
              <w:widowControl w:val="0"/>
              <w:bidi w:val="0"/>
              <w:jc w:val="both"/>
              <w:rPr>
                <w:rFonts w:hint="eastAsia"/>
                <w:lang w:val="en-US" w:eastAsia="zh-CN"/>
              </w:rPr>
            </w:pPr>
            <w:r>
              <w:rPr>
                <w:rFonts w:hint="eastAsia"/>
                <w:lang w:val="en-US" w:eastAsia="zh-CN"/>
              </w:rPr>
              <w:t>添加问题类型</w:t>
            </w:r>
          </w:p>
          <w:p>
            <w:pPr>
              <w:pStyle w:val="34"/>
              <w:widowControl w:val="0"/>
              <w:bidi w:val="0"/>
              <w:jc w:val="both"/>
              <w:rPr>
                <w:rFonts w:hint="eastAsia"/>
                <w:lang w:val="en-US" w:eastAsia="zh-CN"/>
              </w:rPr>
            </w:pPr>
            <w:r>
              <w:rPr>
                <w:rFonts w:hint="eastAsia"/>
                <w:lang w:val="en-US" w:eastAsia="zh-CN"/>
              </w:rPr>
              <w:t>删除问题类型</w:t>
            </w:r>
          </w:p>
          <w:p>
            <w:pPr>
              <w:pStyle w:val="34"/>
              <w:widowControl w:val="0"/>
              <w:bidi w:val="0"/>
              <w:jc w:val="both"/>
              <w:rPr>
                <w:rFonts w:hint="eastAsia"/>
                <w:lang w:val="en-US" w:eastAsia="zh-CN"/>
              </w:rPr>
            </w:pPr>
            <w:r>
              <w:rPr>
                <w:rFonts w:hint="eastAsia"/>
                <w:lang w:val="en-US" w:eastAsia="zh-CN"/>
              </w:rPr>
              <w:t>搜索问题类型</w:t>
            </w:r>
          </w:p>
          <w:p>
            <w:pPr>
              <w:pStyle w:val="34"/>
              <w:widowControl w:val="0"/>
              <w:bidi w:val="0"/>
              <w:jc w:val="both"/>
              <w:rPr>
                <w:rFonts w:hint="eastAsia"/>
                <w:lang w:val="en-US" w:eastAsia="zh-CN"/>
              </w:rPr>
            </w:pPr>
            <w:r>
              <w:rPr>
                <w:rFonts w:hint="eastAsia"/>
                <w:lang w:val="en-US" w:eastAsia="zh-CN"/>
              </w:rPr>
              <w:t>修改问题类型</w:t>
            </w:r>
          </w:p>
          <w:p>
            <w:pPr>
              <w:pStyle w:val="34"/>
              <w:widowControl w:val="0"/>
              <w:bidi w:val="0"/>
              <w:jc w:val="both"/>
              <w:rPr>
                <w:rFonts w:hint="eastAsia"/>
                <w:lang w:val="en-US" w:eastAsia="zh-CN"/>
              </w:rPr>
            </w:pPr>
            <w:r>
              <w:rPr>
                <w:rFonts w:hint="eastAsia"/>
                <w:lang w:val="en-US" w:eastAsia="zh-CN"/>
              </w:rPr>
              <w:t>搜索投诉</w:t>
            </w:r>
          </w:p>
          <w:p>
            <w:pPr>
              <w:pStyle w:val="34"/>
              <w:widowControl w:val="0"/>
              <w:bidi w:val="0"/>
              <w:jc w:val="both"/>
              <w:rPr>
                <w:rFonts w:hint="eastAsia"/>
                <w:lang w:val="en-US" w:eastAsia="zh-CN"/>
              </w:rPr>
            </w:pPr>
            <w:r>
              <w:rPr>
                <w:rFonts w:hint="eastAsia"/>
                <w:lang w:val="en-US" w:eastAsia="zh-CN"/>
              </w:rPr>
              <w:t>删除投诉</w:t>
            </w:r>
          </w:p>
          <w:p>
            <w:pPr>
              <w:pStyle w:val="34"/>
              <w:widowControl w:val="0"/>
              <w:bidi w:val="0"/>
              <w:jc w:val="both"/>
              <w:rPr>
                <w:rFonts w:hint="eastAsia"/>
                <w:lang w:val="en-US" w:eastAsia="zh-CN"/>
              </w:rPr>
            </w:pPr>
            <w:r>
              <w:rPr>
                <w:rFonts w:hint="eastAsia"/>
                <w:lang w:val="en-US" w:eastAsia="zh-CN"/>
              </w:rPr>
              <w:t>查看投诉</w:t>
            </w:r>
          </w:p>
          <w:p>
            <w:pPr>
              <w:pStyle w:val="34"/>
              <w:widowControl w:val="0"/>
              <w:bidi w:val="0"/>
              <w:jc w:val="both"/>
              <w:rPr>
                <w:rFonts w:hint="eastAsia"/>
                <w:lang w:val="en-US" w:eastAsia="zh-CN"/>
              </w:rPr>
            </w:pPr>
            <w:r>
              <w:rPr>
                <w:rFonts w:hint="eastAsia"/>
                <w:lang w:val="en-US" w:eastAsia="zh-CN"/>
              </w:rPr>
              <w:t>搜索入驻申请</w:t>
            </w:r>
          </w:p>
          <w:p>
            <w:pPr>
              <w:pStyle w:val="34"/>
              <w:widowControl w:val="0"/>
              <w:bidi w:val="0"/>
              <w:jc w:val="both"/>
              <w:rPr>
                <w:rFonts w:hint="eastAsia"/>
                <w:lang w:val="en-US" w:eastAsia="zh-CN"/>
              </w:rPr>
            </w:pPr>
            <w:r>
              <w:rPr>
                <w:rFonts w:hint="eastAsia"/>
                <w:lang w:val="en-US" w:eastAsia="zh-CN"/>
              </w:rPr>
              <w:t>同意入驻申请</w:t>
            </w:r>
          </w:p>
          <w:p>
            <w:pPr>
              <w:pStyle w:val="34"/>
              <w:widowControl w:val="0"/>
              <w:bidi w:val="0"/>
              <w:jc w:val="both"/>
              <w:rPr>
                <w:rFonts w:hint="eastAsia"/>
                <w:lang w:val="en-US" w:eastAsia="zh-CN"/>
              </w:rPr>
            </w:pPr>
            <w:r>
              <w:rPr>
                <w:rFonts w:hint="eastAsia"/>
                <w:lang w:val="en-US" w:eastAsia="zh-CN"/>
              </w:rPr>
              <w:t>驳回入驻申请</w:t>
            </w:r>
          </w:p>
          <w:p>
            <w:pPr>
              <w:pStyle w:val="34"/>
              <w:widowControl w:val="0"/>
              <w:bidi w:val="0"/>
              <w:jc w:val="both"/>
              <w:rPr>
                <w:rFonts w:hint="eastAsia"/>
                <w:lang w:val="en-US" w:eastAsia="zh-CN"/>
              </w:rPr>
            </w:pPr>
            <w:r>
              <w:rPr>
                <w:rFonts w:hint="eastAsia"/>
                <w:lang w:val="en-US" w:eastAsia="zh-CN"/>
              </w:rPr>
              <w:t>搜索客服</w:t>
            </w:r>
          </w:p>
          <w:p>
            <w:pPr>
              <w:pStyle w:val="34"/>
              <w:widowControl w:val="0"/>
              <w:bidi w:val="0"/>
              <w:jc w:val="both"/>
              <w:rPr>
                <w:rFonts w:hint="eastAsia"/>
                <w:lang w:val="en-US" w:eastAsia="zh-CN"/>
              </w:rPr>
            </w:pPr>
            <w:r>
              <w:rPr>
                <w:rFonts w:hint="eastAsia"/>
                <w:lang w:val="en-US" w:eastAsia="zh-CN"/>
              </w:rPr>
              <w:t>添加客服</w:t>
            </w:r>
          </w:p>
          <w:p>
            <w:pPr>
              <w:pStyle w:val="34"/>
              <w:widowControl w:val="0"/>
              <w:bidi w:val="0"/>
              <w:jc w:val="both"/>
              <w:rPr>
                <w:rFonts w:hint="eastAsia"/>
                <w:lang w:val="en-US" w:eastAsia="zh-CN"/>
              </w:rPr>
            </w:pPr>
            <w:r>
              <w:rPr>
                <w:rFonts w:hint="eastAsia"/>
                <w:lang w:val="en-US" w:eastAsia="zh-CN"/>
              </w:rPr>
              <w:t>注销客服</w:t>
            </w:r>
          </w:p>
          <w:p>
            <w:pPr>
              <w:pStyle w:val="34"/>
              <w:widowControl w:val="0"/>
              <w:bidi w:val="0"/>
              <w:jc w:val="both"/>
              <w:rPr>
                <w:rFonts w:hint="eastAsia"/>
                <w:lang w:val="en-US" w:eastAsia="zh-CN"/>
              </w:rPr>
            </w:pPr>
            <w:r>
              <w:rPr>
                <w:rFonts w:hint="eastAsia"/>
                <w:lang w:val="en-US" w:eastAsia="zh-CN"/>
              </w:rPr>
              <w:t>重置客服密码</w:t>
            </w:r>
          </w:p>
          <w:p>
            <w:pPr>
              <w:pStyle w:val="34"/>
              <w:widowControl w:val="0"/>
              <w:bidi w:val="0"/>
              <w:jc w:val="both"/>
              <w:rPr>
                <w:rFonts w:hint="eastAsia"/>
                <w:lang w:val="en-US" w:eastAsia="zh-CN"/>
              </w:rPr>
            </w:pPr>
            <w:r>
              <w:rPr>
                <w:rFonts w:hint="eastAsia"/>
                <w:lang w:val="en-US" w:eastAsia="zh-CN"/>
              </w:rPr>
              <w:t>切换客服状态</w:t>
            </w:r>
          </w:p>
          <w:p>
            <w:pPr>
              <w:pStyle w:val="34"/>
              <w:widowControl w:val="0"/>
              <w:bidi w:val="0"/>
              <w:jc w:val="both"/>
              <w:rPr>
                <w:rFonts w:hint="eastAsia"/>
                <w:lang w:val="en-US" w:eastAsia="zh-CN"/>
              </w:rPr>
            </w:pPr>
            <w:r>
              <w:rPr>
                <w:rFonts w:hint="eastAsia"/>
                <w:lang w:val="en-US" w:eastAsia="zh-CN"/>
              </w:rPr>
              <w:t>搜索企业</w:t>
            </w:r>
          </w:p>
          <w:p>
            <w:pPr>
              <w:pStyle w:val="34"/>
              <w:widowControl w:val="0"/>
              <w:bidi w:val="0"/>
              <w:jc w:val="both"/>
              <w:rPr>
                <w:rFonts w:hint="eastAsia"/>
                <w:lang w:val="en-US" w:eastAsia="zh-CN"/>
              </w:rPr>
            </w:pPr>
            <w:r>
              <w:rPr>
                <w:rFonts w:hint="eastAsia"/>
                <w:lang w:val="en-US" w:eastAsia="zh-CN"/>
              </w:rPr>
              <w:t>添加企业</w:t>
            </w:r>
          </w:p>
          <w:p>
            <w:pPr>
              <w:pStyle w:val="34"/>
              <w:widowControl w:val="0"/>
              <w:bidi w:val="0"/>
              <w:jc w:val="both"/>
              <w:rPr>
                <w:rFonts w:hint="eastAsia"/>
                <w:lang w:val="en-US" w:eastAsia="zh-CN"/>
              </w:rPr>
            </w:pPr>
            <w:r>
              <w:rPr>
                <w:rFonts w:hint="eastAsia"/>
                <w:lang w:val="en-US" w:eastAsia="zh-CN"/>
              </w:rPr>
              <w:t>注销企业</w:t>
            </w:r>
          </w:p>
          <w:p>
            <w:pPr>
              <w:pStyle w:val="34"/>
              <w:widowControl w:val="0"/>
              <w:bidi w:val="0"/>
              <w:jc w:val="both"/>
              <w:rPr>
                <w:rFonts w:hint="eastAsia"/>
                <w:lang w:val="en-US" w:eastAsia="zh-CN"/>
              </w:rPr>
            </w:pPr>
            <w:r>
              <w:rPr>
                <w:rFonts w:hint="eastAsia"/>
                <w:lang w:val="en-US" w:eastAsia="zh-CN"/>
              </w:rPr>
              <w:t>重置企业密码</w:t>
            </w:r>
          </w:p>
          <w:p>
            <w:pPr>
              <w:pStyle w:val="34"/>
              <w:widowControl w:val="0"/>
              <w:bidi w:val="0"/>
              <w:jc w:val="both"/>
              <w:rPr>
                <w:rFonts w:hint="default"/>
                <w:lang w:eastAsia="zh-CN"/>
              </w:rPr>
            </w:pPr>
            <w:r>
              <w:rPr>
                <w:rFonts w:hint="eastAsia"/>
                <w:lang w:val="en-US" w:eastAsia="zh-CN"/>
              </w:rPr>
              <w:t>切换企业状态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42" w:type="pct"/>
            <w:textDirection w:val="tbLrV"/>
            <w:vAlign w:val="center"/>
          </w:tcPr>
          <w:p>
            <w:pPr>
              <w:pStyle w:val="35"/>
              <w:bidi w:val="0"/>
              <w:rPr>
                <w:rFonts w:hint="eastAsia"/>
                <w:lang w:val="en-US" w:eastAsia="zh-CN"/>
              </w:rPr>
            </w:pPr>
            <w:r>
              <w:rPr>
                <w:rFonts w:hint="eastAsia"/>
                <w:lang w:val="en-US" w:eastAsia="zh-CN"/>
              </w:rPr>
              <w:t>姜山</w:t>
            </w:r>
          </w:p>
        </w:tc>
        <w:tc>
          <w:tcPr>
            <w:tcW w:w="4057" w:type="pct"/>
            <w:vAlign w:val="top"/>
          </w:tcPr>
          <w:p>
            <w:pPr>
              <w:pStyle w:val="34"/>
              <w:widowControl w:val="0"/>
              <w:bidi w:val="0"/>
              <w:jc w:val="both"/>
              <w:rPr>
                <w:rFonts w:hint="eastAsia"/>
                <w:lang w:val="en-US" w:eastAsia="zh-CN"/>
              </w:rPr>
            </w:pPr>
            <w:r>
              <w:rPr>
                <w:rFonts w:hint="eastAsia"/>
                <w:lang w:val="en-US" w:eastAsia="zh-CN"/>
              </w:rPr>
              <w:t>申请服务单</w:t>
            </w:r>
          </w:p>
          <w:p>
            <w:pPr>
              <w:pStyle w:val="34"/>
              <w:widowControl w:val="0"/>
              <w:bidi w:val="0"/>
              <w:jc w:val="both"/>
              <w:rPr>
                <w:rFonts w:hint="eastAsia"/>
                <w:lang w:val="en-US" w:eastAsia="zh-CN"/>
              </w:rPr>
            </w:pPr>
            <w:r>
              <w:rPr>
                <w:rFonts w:hint="eastAsia"/>
                <w:lang w:val="en-US" w:eastAsia="zh-CN"/>
              </w:rPr>
              <w:t>提交服务单</w:t>
            </w:r>
          </w:p>
          <w:p>
            <w:pPr>
              <w:pStyle w:val="34"/>
              <w:widowControl w:val="0"/>
              <w:bidi w:val="0"/>
              <w:jc w:val="both"/>
              <w:rPr>
                <w:rFonts w:hint="eastAsia"/>
                <w:lang w:val="en-US" w:eastAsia="zh-CN"/>
              </w:rPr>
            </w:pPr>
            <w:r>
              <w:rPr>
                <w:rFonts w:hint="eastAsia"/>
                <w:lang w:val="en-US" w:eastAsia="zh-CN"/>
              </w:rPr>
              <w:t>关闭服务单</w:t>
            </w:r>
          </w:p>
          <w:p>
            <w:pPr>
              <w:pStyle w:val="34"/>
              <w:widowControl w:val="0"/>
              <w:bidi w:val="0"/>
              <w:jc w:val="both"/>
              <w:rPr>
                <w:rFonts w:hint="eastAsia"/>
                <w:lang w:val="en-US" w:eastAsia="zh-CN"/>
              </w:rPr>
            </w:pPr>
            <w:r>
              <w:rPr>
                <w:rFonts w:hint="eastAsia"/>
                <w:lang w:val="en-US" w:eastAsia="zh-CN"/>
              </w:rPr>
              <w:t>重开服务单</w:t>
            </w:r>
          </w:p>
          <w:p>
            <w:pPr>
              <w:pStyle w:val="34"/>
              <w:widowControl w:val="0"/>
              <w:bidi w:val="0"/>
              <w:jc w:val="both"/>
              <w:rPr>
                <w:rFonts w:hint="eastAsia"/>
                <w:lang w:val="en-US" w:eastAsia="zh-CN"/>
              </w:rPr>
            </w:pPr>
            <w:r>
              <w:rPr>
                <w:rFonts w:hint="eastAsia"/>
                <w:lang w:val="en-US" w:eastAsia="zh-CN"/>
              </w:rPr>
              <w:t>删除服务单</w:t>
            </w:r>
          </w:p>
          <w:p>
            <w:pPr>
              <w:pStyle w:val="34"/>
              <w:widowControl w:val="0"/>
              <w:bidi w:val="0"/>
              <w:jc w:val="both"/>
              <w:rPr>
                <w:rFonts w:hint="eastAsia"/>
                <w:lang w:val="en-US" w:eastAsia="zh-CN"/>
              </w:rPr>
            </w:pPr>
            <w:r>
              <w:rPr>
                <w:rFonts w:hint="eastAsia"/>
                <w:lang w:val="en-US" w:eastAsia="zh-CN"/>
              </w:rPr>
              <w:t>选择问题类型</w:t>
            </w:r>
          </w:p>
          <w:p>
            <w:pPr>
              <w:pStyle w:val="34"/>
              <w:widowControl w:val="0"/>
              <w:bidi w:val="0"/>
              <w:jc w:val="both"/>
              <w:rPr>
                <w:rFonts w:hint="eastAsia"/>
                <w:lang w:val="en-US" w:eastAsia="zh-CN"/>
              </w:rPr>
            </w:pPr>
            <w:r>
              <w:rPr>
                <w:rFonts w:hint="eastAsia"/>
                <w:lang w:val="en-US" w:eastAsia="zh-CN"/>
              </w:rPr>
              <w:t>发送消息</w:t>
            </w:r>
          </w:p>
          <w:p>
            <w:pPr>
              <w:pStyle w:val="34"/>
              <w:widowControl w:val="0"/>
              <w:bidi w:val="0"/>
              <w:jc w:val="both"/>
              <w:rPr>
                <w:rFonts w:hint="eastAsia"/>
                <w:lang w:val="en-US" w:eastAsia="zh-CN"/>
              </w:rPr>
            </w:pPr>
            <w:r>
              <w:rPr>
                <w:rFonts w:hint="eastAsia"/>
                <w:lang w:val="en-US" w:eastAsia="zh-CN"/>
              </w:rPr>
              <w:t>服务评价</w:t>
            </w:r>
          </w:p>
          <w:p>
            <w:pPr>
              <w:pStyle w:val="34"/>
              <w:widowControl w:val="0"/>
              <w:bidi w:val="0"/>
              <w:jc w:val="both"/>
              <w:rPr>
                <w:rFonts w:hint="eastAsia"/>
                <w:lang w:val="en-US" w:eastAsia="zh-CN"/>
              </w:rPr>
            </w:pPr>
            <w:r>
              <w:rPr>
                <w:rFonts w:hint="eastAsia"/>
                <w:lang w:val="en-US" w:eastAsia="zh-CN"/>
              </w:rPr>
              <w:t>投诉服务</w:t>
            </w:r>
          </w:p>
          <w:p>
            <w:pPr>
              <w:pStyle w:val="34"/>
              <w:widowControl w:val="0"/>
              <w:bidi w:val="0"/>
              <w:jc w:val="both"/>
              <w:rPr>
                <w:rFonts w:hint="eastAsia"/>
                <w:lang w:val="en-US" w:eastAsia="zh-CN"/>
              </w:rPr>
            </w:pPr>
            <w:r>
              <w:rPr>
                <w:rFonts w:hint="eastAsia"/>
                <w:lang w:val="en-US" w:eastAsia="zh-CN"/>
              </w:rPr>
              <w:t>企业入驻申请</w:t>
            </w:r>
          </w:p>
          <w:p>
            <w:pPr>
              <w:pStyle w:val="34"/>
              <w:widowControl w:val="0"/>
              <w:bidi w:val="0"/>
              <w:jc w:val="both"/>
              <w:rPr>
                <w:rFonts w:hint="eastAsia"/>
                <w:lang w:val="en-US" w:eastAsia="zh-CN"/>
              </w:rPr>
            </w:pPr>
            <w:r>
              <w:rPr>
                <w:rFonts w:hint="eastAsia"/>
                <w:lang w:val="en-US" w:eastAsia="zh-CN"/>
              </w:rPr>
              <w:t>发送消息</w:t>
            </w:r>
          </w:p>
          <w:p>
            <w:pPr>
              <w:pStyle w:val="34"/>
              <w:widowControl w:val="0"/>
              <w:bidi w:val="0"/>
              <w:jc w:val="both"/>
              <w:rPr>
                <w:rFonts w:hint="eastAsia"/>
                <w:lang w:val="en-US" w:eastAsia="zh-CN"/>
              </w:rPr>
            </w:pPr>
            <w:r>
              <w:rPr>
                <w:rFonts w:hint="eastAsia"/>
                <w:lang w:val="en-US" w:eastAsia="zh-CN"/>
              </w:rPr>
              <w:t>查看日志</w:t>
            </w:r>
          </w:p>
          <w:p>
            <w:pPr>
              <w:pStyle w:val="34"/>
              <w:widowControl w:val="0"/>
              <w:bidi w:val="0"/>
              <w:jc w:val="both"/>
              <w:rPr>
                <w:rFonts w:hint="eastAsia"/>
                <w:lang w:val="en-US" w:eastAsia="zh-CN"/>
              </w:rPr>
            </w:pPr>
            <w:r>
              <w:rPr>
                <w:rFonts w:hint="eastAsia"/>
                <w:lang w:val="en-US" w:eastAsia="zh-CN"/>
              </w:rPr>
              <w:t>自定义角色</w:t>
            </w:r>
          </w:p>
          <w:p>
            <w:pPr>
              <w:pStyle w:val="34"/>
              <w:widowControl w:val="0"/>
              <w:bidi w:val="0"/>
              <w:jc w:val="both"/>
              <w:rPr>
                <w:rFonts w:hint="eastAsia"/>
                <w:lang w:val="en-US" w:eastAsia="zh-CN"/>
              </w:rPr>
            </w:pPr>
            <w:r>
              <w:rPr>
                <w:rFonts w:hint="eastAsia"/>
                <w:lang w:val="en-US" w:eastAsia="zh-CN"/>
              </w:rPr>
              <w:t>自定义回复</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numPr>
          <w:ilvl w:val="0"/>
          <w:numId w:val="2"/>
        </w:numPr>
        <w:bidi w:val="0"/>
        <w:ind w:left="425" w:leftChars="0" w:hanging="425" w:firstLineChars="0"/>
      </w:pPr>
      <w:bookmarkStart w:id="24" w:name="_Toc32406"/>
      <w:bookmarkStart w:id="25" w:name="_Toc19868"/>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numPr>
          <w:ilvl w:val="1"/>
          <w:numId w:val="2"/>
        </w:numPr>
        <w:bidi w:val="0"/>
        <w:ind w:left="567" w:leftChars="0" w:hanging="567" w:firstLineChars="0"/>
        <w:rPr>
          <w:rFonts w:hint="default" w:eastAsia="宋体"/>
          <w:lang w:val="en-US" w:eastAsia="zh-CN"/>
        </w:rPr>
      </w:pPr>
      <w:bookmarkStart w:id="27" w:name="_Toc7227"/>
      <w:r>
        <w:rPr>
          <w:rFonts w:hint="eastAsia"/>
        </w:rPr>
        <w:t>产品概述</w:t>
      </w:r>
      <w:bookmarkEnd w:id="26"/>
      <w:bookmarkEnd w:id="27"/>
    </w:p>
    <w:p>
      <w:pPr>
        <w:pStyle w:val="4"/>
        <w:numPr>
          <w:ilvl w:val="2"/>
          <w:numId w:val="2"/>
        </w:numPr>
        <w:bidi w:val="0"/>
        <w:ind w:left="709" w:leftChars="0" w:hanging="709" w:firstLineChars="0"/>
        <w:rPr>
          <w:rFonts w:hint="eastAsia"/>
        </w:rPr>
      </w:pPr>
      <w:bookmarkStart w:id="28" w:name="_Toc28382"/>
      <w:bookmarkStart w:id="29" w:name="_Toc8022"/>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numPr>
          <w:ilvl w:val="2"/>
          <w:numId w:val="2"/>
        </w:numPr>
        <w:bidi w:val="0"/>
        <w:ind w:left="709" w:leftChars="0" w:hanging="709" w:firstLineChars="0"/>
      </w:pPr>
      <w:bookmarkStart w:id="30" w:name="_Toc1061"/>
      <w:bookmarkStart w:id="31" w:name="_Toc25230"/>
      <w:r>
        <w:rPr>
          <w:rFonts w:hint="eastAsia"/>
        </w:rPr>
        <w:t>用户界面</w:t>
      </w:r>
      <w:bookmarkEnd w:id="30"/>
      <w:bookmarkEnd w:id="31"/>
    </w:p>
    <w:p>
      <w:pPr>
        <w:bidi w:val="0"/>
      </w:pPr>
      <w:r>
        <w:rPr>
          <w:rFonts w:hint="eastAsia"/>
          <w:lang w:val="en-US" w:eastAsia="zh-CN"/>
        </w:rPr>
        <w:t>客户端与服务端</w:t>
      </w:r>
      <w:r>
        <w:rPr>
          <w:rFonts w:hint="eastAsia"/>
        </w:rPr>
        <w:t>窗口</w:t>
      </w:r>
      <w:r>
        <w:rPr>
          <w:rFonts w:hint="eastAsia"/>
          <w:lang w:val="en-US" w:eastAsia="zh-CN"/>
        </w:rPr>
        <w:t>均</w:t>
      </w:r>
      <w:r>
        <w:rPr>
          <w:rFonts w:hint="eastAsia"/>
        </w:rPr>
        <w:t>采用简约化风格，以蓝色和白色为主，支持任何大小的分辨率。</w:t>
      </w:r>
    </w:p>
    <w:p>
      <w:pPr>
        <w:pStyle w:val="4"/>
        <w:numPr>
          <w:ilvl w:val="2"/>
          <w:numId w:val="2"/>
        </w:numPr>
        <w:bidi w:val="0"/>
        <w:ind w:left="709" w:leftChars="0" w:hanging="709" w:firstLineChars="0"/>
      </w:pPr>
      <w:bookmarkStart w:id="32" w:name="_Toc11527"/>
      <w:bookmarkStart w:id="33" w:name="_Toc9981"/>
      <w:r>
        <w:rPr>
          <w:rFonts w:hint="eastAsia"/>
        </w:rPr>
        <w:t>硬件接口</w:t>
      </w:r>
      <w:bookmarkEnd w:id="32"/>
      <w:bookmarkEnd w:id="33"/>
    </w:p>
    <w:p>
      <w:pPr>
        <w:bidi w:val="0"/>
      </w:pPr>
      <w:r>
        <w:tab/>
      </w:r>
      <w:r>
        <w:rPr>
          <w:rFonts w:hint="eastAsia"/>
        </w:rPr>
        <w:t>无特殊硬件接口</w:t>
      </w:r>
    </w:p>
    <w:p>
      <w:pPr>
        <w:pStyle w:val="4"/>
        <w:numPr>
          <w:ilvl w:val="2"/>
          <w:numId w:val="2"/>
        </w:numPr>
        <w:bidi w:val="0"/>
        <w:ind w:left="709" w:leftChars="0" w:hanging="709" w:firstLineChars="0"/>
        <w:rPr>
          <w:color w:val="000000" w:themeColor="text1"/>
          <w14:textFill>
            <w14:solidFill>
              <w14:schemeClr w14:val="tx1"/>
            </w14:solidFill>
          </w14:textFill>
        </w:rPr>
      </w:pPr>
      <w:bookmarkStart w:id="34" w:name="_Toc28589"/>
      <w:bookmarkStart w:id="35" w:name="_Toc5218"/>
      <w:r>
        <w:rPr>
          <w:rFonts w:hint="eastAsia"/>
        </w:rPr>
        <w:t>软件接口</w:t>
      </w:r>
      <w:bookmarkEnd w:id="34"/>
      <w:bookmarkEnd w:id="35"/>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5"/>
              <w:bidi w:val="0"/>
            </w:pPr>
            <w:r>
              <w:rPr>
                <w:rFonts w:hint="eastAsia"/>
              </w:rPr>
              <w:t>类型</w:t>
            </w:r>
          </w:p>
        </w:tc>
        <w:tc>
          <w:tcPr>
            <w:tcW w:w="1640" w:type="dxa"/>
          </w:tcPr>
          <w:p>
            <w:pPr>
              <w:pStyle w:val="35"/>
              <w:bidi w:val="0"/>
            </w:pPr>
            <w:r>
              <w:rPr>
                <w:rFonts w:hint="eastAsia"/>
              </w:rPr>
              <w:t>软件名称</w:t>
            </w:r>
          </w:p>
        </w:tc>
        <w:tc>
          <w:tcPr>
            <w:tcW w:w="1584" w:type="dxa"/>
          </w:tcPr>
          <w:p>
            <w:pPr>
              <w:pStyle w:val="35"/>
              <w:bidi w:val="0"/>
            </w:pPr>
            <w:r>
              <w:rPr>
                <w:rFonts w:hint="eastAsia"/>
              </w:rPr>
              <w:t>简称</w:t>
            </w:r>
          </w:p>
        </w:tc>
        <w:tc>
          <w:tcPr>
            <w:tcW w:w="2016" w:type="dxa"/>
          </w:tcPr>
          <w:p>
            <w:pPr>
              <w:pStyle w:val="35"/>
              <w:bidi w:val="0"/>
            </w:pPr>
            <w:r>
              <w:rPr>
                <w:rFonts w:hint="eastAsia"/>
              </w:rPr>
              <w:t>版本号</w:t>
            </w:r>
          </w:p>
        </w:tc>
        <w:tc>
          <w:tcPr>
            <w:tcW w:w="1641" w:type="dxa"/>
          </w:tcPr>
          <w:p>
            <w:pPr>
              <w:pStyle w:val="35"/>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5"/>
        <w:ind w:firstLine="420"/>
        <w:rPr>
          <w:color w:val="000000" w:themeColor="text1"/>
          <w14:textFill>
            <w14:solidFill>
              <w14:schemeClr w14:val="tx1"/>
            </w14:solidFill>
          </w14:textFill>
        </w:rPr>
      </w:pPr>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5"/>
              <w:bidi w:val="0"/>
            </w:pPr>
            <w:r>
              <w:rPr>
                <w:rFonts w:hint="eastAsia"/>
              </w:rPr>
              <w:t>类型</w:t>
            </w:r>
          </w:p>
        </w:tc>
        <w:tc>
          <w:tcPr>
            <w:tcW w:w="1640" w:type="dxa"/>
          </w:tcPr>
          <w:p>
            <w:pPr>
              <w:pStyle w:val="35"/>
              <w:bidi w:val="0"/>
            </w:pPr>
            <w:r>
              <w:rPr>
                <w:rFonts w:hint="eastAsia"/>
              </w:rPr>
              <w:t>软件名称</w:t>
            </w:r>
          </w:p>
        </w:tc>
        <w:tc>
          <w:tcPr>
            <w:tcW w:w="1584" w:type="dxa"/>
          </w:tcPr>
          <w:p>
            <w:pPr>
              <w:pStyle w:val="35"/>
              <w:bidi w:val="0"/>
            </w:pPr>
            <w:r>
              <w:rPr>
                <w:rFonts w:hint="eastAsia"/>
              </w:rPr>
              <w:t>简称</w:t>
            </w:r>
          </w:p>
        </w:tc>
        <w:tc>
          <w:tcPr>
            <w:tcW w:w="2016" w:type="dxa"/>
          </w:tcPr>
          <w:p>
            <w:pPr>
              <w:pStyle w:val="35"/>
              <w:bidi w:val="0"/>
            </w:pPr>
            <w:r>
              <w:rPr>
                <w:rFonts w:hint="eastAsia"/>
              </w:rPr>
              <w:t>版本号</w:t>
            </w:r>
          </w:p>
        </w:tc>
        <w:tc>
          <w:tcPr>
            <w:tcW w:w="1641" w:type="dxa"/>
          </w:tcPr>
          <w:p>
            <w:pPr>
              <w:pStyle w:val="35"/>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numPr>
          <w:ilvl w:val="2"/>
          <w:numId w:val="2"/>
        </w:numPr>
        <w:bidi w:val="0"/>
        <w:ind w:left="709" w:leftChars="0" w:hanging="709" w:firstLineChars="0"/>
      </w:pPr>
      <w:bookmarkStart w:id="36" w:name="_Toc18827"/>
      <w:bookmarkStart w:id="37" w:name="_Toc11594"/>
      <w:r>
        <w:rPr>
          <w:rFonts w:hint="eastAsia"/>
        </w:rPr>
        <w:t>通信接口</w:t>
      </w:r>
      <w:bookmarkEnd w:id="36"/>
      <w:bookmarkEnd w:id="37"/>
    </w:p>
    <w:p>
      <w:pPr>
        <w:numPr>
          <w:ilvl w:val="0"/>
          <w:numId w:val="9"/>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9"/>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numPr>
          <w:ilvl w:val="2"/>
          <w:numId w:val="2"/>
        </w:numPr>
        <w:bidi w:val="0"/>
        <w:ind w:left="709" w:leftChars="0" w:hanging="709" w:firstLineChars="0"/>
      </w:pPr>
      <w:bookmarkStart w:id="38" w:name="_Toc2416"/>
      <w:bookmarkStart w:id="39" w:name="_Toc19384"/>
      <w:r>
        <w:rPr>
          <w:rFonts w:hint="eastAsia"/>
        </w:rPr>
        <w:t>内存限制</w:t>
      </w:r>
      <w:bookmarkEnd w:id="38"/>
      <w:bookmarkEnd w:id="39"/>
    </w:p>
    <w:p>
      <w:pPr>
        <w:numPr>
          <w:ilvl w:val="0"/>
          <w:numId w:val="10"/>
        </w:numPr>
        <w:ind w:left="420" w:leftChars="0" w:hanging="420" w:firstLineChars="0"/>
        <w:rPr>
          <w:rFonts w:hint="default" w:eastAsia="宋体"/>
          <w:lang w:val="en-US" w:eastAsia="zh-CN"/>
        </w:rPr>
      </w:pPr>
      <w:r>
        <w:rPr>
          <w:rFonts w:hint="eastAsia"/>
          <w:lang w:val="en-US" w:eastAsia="zh-CN"/>
        </w:rPr>
        <w:t>应用服务器的内存占用应小于16GB</w:t>
      </w:r>
    </w:p>
    <w:p>
      <w:pPr>
        <w:numPr>
          <w:ilvl w:val="0"/>
          <w:numId w:val="10"/>
        </w:numPr>
        <w:ind w:left="420" w:leftChars="0" w:hanging="420" w:firstLineChars="0"/>
        <w:rPr>
          <w:rFonts w:hint="default" w:eastAsia="宋体"/>
          <w:lang w:val="en-US" w:eastAsia="zh-CN"/>
        </w:rPr>
      </w:pPr>
      <w:r>
        <w:rPr>
          <w:rFonts w:hint="eastAsia"/>
          <w:lang w:val="en-US" w:eastAsia="zh-CN"/>
        </w:rPr>
        <w:t>应用客户端的内存占用应小于4GB（使用Chrome浏览器时）</w:t>
      </w:r>
    </w:p>
    <w:p>
      <w:pPr>
        <w:pStyle w:val="4"/>
        <w:numPr>
          <w:ilvl w:val="2"/>
          <w:numId w:val="2"/>
        </w:numPr>
        <w:bidi w:val="0"/>
        <w:ind w:left="709" w:leftChars="0" w:hanging="709" w:firstLineChars="0"/>
      </w:pPr>
      <w:bookmarkStart w:id="40" w:name="_Toc2161"/>
      <w:bookmarkStart w:id="41" w:name="_Toc20394"/>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numPr>
          <w:ilvl w:val="1"/>
          <w:numId w:val="2"/>
        </w:numPr>
        <w:bidi w:val="0"/>
        <w:ind w:left="567" w:leftChars="0" w:hanging="567" w:firstLineChars="0"/>
        <w:rPr>
          <w:rFonts w:hint="eastAsia" w:eastAsia="宋体"/>
          <w:lang w:eastAsia="zh-CN"/>
        </w:rPr>
      </w:pPr>
      <w:bookmarkStart w:id="42" w:name="_Toc6606"/>
      <w:bookmarkStart w:id="43" w:name="_Toc5650"/>
      <w:r>
        <w:rPr>
          <w:rFonts w:hint="eastAsia"/>
        </w:rPr>
        <w:t>产品功能</w:t>
      </w:r>
      <w:bookmarkEnd w:id="42"/>
      <w:bookmarkEnd w:id="43"/>
    </w:p>
    <w:p>
      <w:pPr>
        <w:pStyle w:val="4"/>
        <w:numPr>
          <w:ilvl w:val="2"/>
          <w:numId w:val="2"/>
        </w:numPr>
        <w:bidi w:val="0"/>
        <w:ind w:left="709" w:leftChars="0" w:hanging="709" w:firstLineChars="0"/>
      </w:pPr>
      <w:bookmarkStart w:id="44" w:name="_Toc15439"/>
      <w:r>
        <w:rPr>
          <w:rFonts w:hint="eastAsia"/>
          <w:lang w:val="en-US" w:eastAsia="zh-CN"/>
        </w:rPr>
        <w:t>客户端</w:t>
      </w:r>
      <w:bookmarkEnd w:id="44"/>
    </w:p>
    <w:p>
      <w:pPr>
        <w:pStyle w:val="5"/>
        <w:numPr>
          <w:ilvl w:val="3"/>
          <w:numId w:val="2"/>
        </w:numPr>
        <w:bidi w:val="0"/>
        <w:rPr>
          <w:rFonts w:hint="default"/>
          <w:lang w:val="en-US"/>
        </w:rPr>
      </w:pPr>
      <w:r>
        <w:rPr>
          <w:rFonts w:hint="eastAsia"/>
          <w:lang w:val="en-US" w:eastAsia="zh-CN"/>
        </w:rPr>
        <w:t>客户端注册</w:t>
      </w:r>
    </w:p>
    <w:p>
      <w:pPr>
        <w:rPr>
          <w:rFonts w:hint="default"/>
          <w:lang w:val="en-US"/>
        </w:rPr>
      </w:pPr>
      <w:r>
        <w:rPr>
          <w:rFonts w:hint="eastAsia"/>
          <w:lang w:val="en-US" w:eastAsia="zh-CN"/>
        </w:rPr>
        <w:t>客户通过此功能注册账号。</w:t>
      </w:r>
    </w:p>
    <w:p>
      <w:pPr>
        <w:pStyle w:val="5"/>
        <w:numPr>
          <w:ilvl w:val="3"/>
          <w:numId w:val="2"/>
        </w:numPr>
        <w:bidi w:val="0"/>
        <w:rPr>
          <w:rFonts w:hint="default"/>
          <w:lang w:val="en-US"/>
        </w:rPr>
      </w:pPr>
      <w:r>
        <w:rPr>
          <w:rFonts w:hint="eastAsia"/>
          <w:lang w:val="en-US" w:eastAsia="zh-CN"/>
        </w:rPr>
        <w:t>客户端登录</w:t>
      </w:r>
    </w:p>
    <w:p>
      <w:pPr>
        <w:rPr>
          <w:rFonts w:hint="eastAsia"/>
          <w:lang w:val="en-US" w:eastAsia="zh-CN"/>
        </w:rPr>
      </w:pPr>
      <w:r>
        <w:rPr>
          <w:rFonts w:hint="eastAsia"/>
          <w:lang w:val="en-US" w:eastAsia="zh-CN"/>
        </w:rPr>
        <w:t>客户通过此功能登录易生活服务系统，从而获得本系统提供的服务。</w:t>
      </w:r>
    </w:p>
    <w:p>
      <w:pPr>
        <w:numPr>
          <w:ilvl w:val="3"/>
          <w:numId w:val="2"/>
        </w:numPr>
        <w:ind w:left="850" w:leftChars="0" w:hanging="850" w:firstLineChars="0"/>
        <w:rPr>
          <w:rFonts w:hint="default"/>
          <w:lang w:val="en-US" w:eastAsia="zh-CN"/>
        </w:rPr>
      </w:pPr>
    </w:p>
    <w:p>
      <w:pPr>
        <w:pStyle w:val="5"/>
        <w:numPr>
          <w:ilvl w:val="3"/>
          <w:numId w:val="2"/>
        </w:numPr>
        <w:bidi w:val="0"/>
        <w:rPr>
          <w:rFonts w:hint="default"/>
          <w:lang w:val="en-US" w:eastAsia="zh-CN"/>
        </w:rPr>
      </w:pPr>
      <w:r>
        <w:rPr>
          <w:rFonts w:hint="eastAsia"/>
          <w:lang w:val="en-US" w:eastAsia="zh-CN"/>
        </w:rPr>
        <w:t>重置用户密码</w:t>
      </w:r>
    </w:p>
    <w:p>
      <w:pPr>
        <w:rPr>
          <w:rFonts w:hint="default"/>
          <w:lang w:val="en-US" w:eastAsia="zh-CN"/>
        </w:rPr>
      </w:pPr>
      <w:r>
        <w:rPr>
          <w:rFonts w:hint="default"/>
          <w:lang w:val="en-US" w:eastAsia="zh-CN"/>
        </w:rPr>
        <w:t>用户在登录系统时，如果忘记了密码，可以通过“忘记密码”功能找回或重置密码。</w:t>
      </w:r>
    </w:p>
    <w:p>
      <w:pPr>
        <w:pStyle w:val="5"/>
        <w:numPr>
          <w:ilvl w:val="3"/>
          <w:numId w:val="2"/>
        </w:numPr>
        <w:bidi w:val="0"/>
        <w:rPr>
          <w:rFonts w:hint="default"/>
          <w:lang w:val="en-US" w:eastAsia="zh-CN"/>
        </w:rPr>
      </w:pPr>
      <w:r>
        <w:rPr>
          <w:rFonts w:hint="eastAsia"/>
          <w:lang w:val="en-US" w:eastAsia="zh-CN"/>
        </w:rPr>
        <w:t>申请服务单</w:t>
      </w:r>
    </w:p>
    <w:p>
      <w:pPr>
        <w:bidi w:val="0"/>
        <w:rPr>
          <w:rFonts w:hint="default"/>
          <w:lang w:val="en-US" w:eastAsia="zh-CN"/>
        </w:rPr>
      </w:pPr>
      <w:r>
        <w:rPr>
          <w:rFonts w:hint="eastAsia"/>
          <w:lang w:val="en-US" w:eastAsia="zh-CN"/>
        </w:rPr>
        <w:t>用户通过点击客户端界面上特定的</w:t>
      </w:r>
      <w:r>
        <w:rPr>
          <w:rFonts w:hint="default"/>
          <w:lang w:eastAsia="zh-CN"/>
        </w:rPr>
        <w:t>按钮</w:t>
      </w:r>
      <w:r>
        <w:rPr>
          <w:rFonts w:hint="eastAsia"/>
          <w:lang w:val="en-US" w:eastAsia="zh-CN"/>
        </w:rPr>
        <w:t>，在特定</w:t>
      </w:r>
      <w:r>
        <w:rPr>
          <w:rFonts w:hint="default"/>
          <w:lang w:eastAsia="zh-CN"/>
        </w:rPr>
        <w:t>公司</w:t>
      </w:r>
      <w:r>
        <w:rPr>
          <w:rFonts w:hint="eastAsia"/>
          <w:lang w:val="en-US" w:eastAsia="zh-CN"/>
        </w:rPr>
        <w:t>申请一张服务单。在用户提交服务单之前，此服务单只能被当前用户看到；每个用户在同一个</w:t>
      </w:r>
      <w:r>
        <w:rPr>
          <w:rFonts w:hint="default"/>
          <w:lang w:eastAsia="zh-CN"/>
        </w:rPr>
        <w:t>公司</w:t>
      </w:r>
      <w:r>
        <w:rPr>
          <w:rFonts w:hint="eastAsia"/>
          <w:lang w:val="en-US" w:eastAsia="zh-CN"/>
        </w:rPr>
        <w:t>内不能创建过多服务单，服务单一经申请就计入用户的上限之中。</w:t>
      </w:r>
    </w:p>
    <w:p>
      <w:pPr>
        <w:pStyle w:val="5"/>
        <w:numPr>
          <w:ilvl w:val="3"/>
          <w:numId w:val="2"/>
        </w:numPr>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numPr>
          <w:ilvl w:val="3"/>
          <w:numId w:val="2"/>
        </w:numPr>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numPr>
          <w:ilvl w:val="3"/>
          <w:numId w:val="2"/>
        </w:numPr>
        <w:bidi w:val="0"/>
        <w:ind w:left="850" w:leftChars="0" w:hanging="850" w:firstLineChars="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numPr>
          <w:ilvl w:val="3"/>
          <w:numId w:val="2"/>
        </w:numPr>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numPr>
          <w:ilvl w:val="3"/>
          <w:numId w:val="2"/>
        </w:numPr>
        <w:bidi w:val="0"/>
        <w:ind w:left="850" w:leftChars="0" w:hanging="850" w:firstLineChars="0"/>
        <w:rPr>
          <w:rFonts w:hint="default"/>
          <w:lang w:val="en-US" w:eastAsia="zh-CN"/>
        </w:rPr>
      </w:pPr>
      <w:r>
        <w:rPr>
          <w:rFonts w:hint="eastAsia"/>
          <w:lang w:val="en-US" w:eastAsia="zh-CN"/>
        </w:rPr>
        <w:t>投诉</w:t>
      </w:r>
    </w:p>
    <w:p>
      <w:pPr>
        <w:bidi w:val="0"/>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ind w:left="850" w:leftChars="0" w:hanging="850" w:firstLineChars="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numPr>
          <w:ilvl w:val="3"/>
          <w:numId w:val="2"/>
        </w:numPr>
        <w:bidi w:val="0"/>
        <w:ind w:left="850" w:leftChars="0" w:hanging="850" w:firstLineChars="0"/>
        <w:rPr>
          <w:rFonts w:hint="default"/>
          <w:lang w:val="en-US" w:eastAsia="zh-CN"/>
        </w:rPr>
      </w:pPr>
      <w:r>
        <w:rPr>
          <w:rFonts w:hint="eastAsia"/>
          <w:lang w:val="en-US" w:eastAsia="zh-CN"/>
        </w:rPr>
        <w:t>发送问题</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eastAsia"/>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5"/>
        <w:numPr>
          <w:ilvl w:val="3"/>
          <w:numId w:val="2"/>
        </w:numPr>
        <w:bidi w:val="0"/>
        <w:rPr>
          <w:rFonts w:hint="default"/>
          <w:lang w:val="en-US" w:eastAsia="zh-CN"/>
        </w:rPr>
      </w:pPr>
      <w:r>
        <w:rPr>
          <w:rFonts w:hint="eastAsia"/>
          <w:lang w:val="en-US" w:eastAsia="zh-CN"/>
        </w:rPr>
        <w:t>服务评价</w:t>
      </w:r>
    </w:p>
    <w:p>
      <w:pPr>
        <w:rPr>
          <w:rFonts w:hint="eastAsia"/>
          <w:lang w:val="en-US" w:eastAsia="zh-CN"/>
        </w:rPr>
      </w:pPr>
      <w:r>
        <w:rPr>
          <w:rFonts w:hint="eastAsia"/>
          <w:lang w:val="en-US" w:eastAsia="zh-CN"/>
        </w:rPr>
        <w:t>用户在接受客户服务之后，可以对本次客服流程进行评价。企业可以据此评价客服人员的业绩。</w:t>
      </w:r>
    </w:p>
    <w:p>
      <w:pPr>
        <w:pStyle w:val="5"/>
        <w:numPr>
          <w:ilvl w:val="3"/>
          <w:numId w:val="2"/>
        </w:numPr>
        <w:bidi w:val="0"/>
        <w:rPr>
          <w:rFonts w:hint="default"/>
          <w:lang w:val="en-US" w:eastAsia="zh-CN"/>
        </w:rPr>
      </w:pPr>
      <w:r>
        <w:rPr>
          <w:rFonts w:hint="eastAsia"/>
          <w:lang w:val="en-US" w:eastAsia="zh-CN"/>
        </w:rPr>
        <w:t>投诉</w:t>
      </w:r>
    </w:p>
    <w:p>
      <w:pPr>
        <w:rPr>
          <w:rFonts w:hint="default"/>
          <w:lang w:val="en-US" w:eastAsia="zh-CN"/>
        </w:rPr>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rPr>
          <w:rFonts w:hint="default"/>
          <w:lang w:val="en-US" w:eastAsia="zh-CN"/>
        </w:rPr>
      </w:pPr>
      <w:r>
        <w:rPr>
          <w:rFonts w:hint="eastAsia"/>
          <w:lang w:val="en-US" w:eastAsia="zh-CN"/>
        </w:rPr>
        <w:t>消息是否已读反馈</w:t>
      </w:r>
    </w:p>
    <w:p>
      <w:pPr>
        <w:rPr>
          <w:rFonts w:hint="default"/>
          <w:lang w:val="en-US" w:eastAsia="zh-CN"/>
        </w:rPr>
      </w:pPr>
      <w:r>
        <w:rPr>
          <w:rFonts w:hint="default"/>
          <w:lang w:val="en-US" w:eastAsia="zh-CN"/>
        </w:rPr>
        <w:t>客服通过消息是否已读反馈功能，向客户反馈自己是否已读其消息。</w:t>
      </w:r>
    </w:p>
    <w:p>
      <w:pPr>
        <w:pStyle w:val="5"/>
        <w:numPr>
          <w:ilvl w:val="3"/>
          <w:numId w:val="2"/>
        </w:numPr>
        <w:bidi w:val="0"/>
        <w:rPr>
          <w:rFonts w:hint="default"/>
          <w:lang w:val="en-US" w:eastAsia="zh-CN"/>
        </w:rPr>
      </w:pPr>
      <w:r>
        <w:rPr>
          <w:rFonts w:hint="eastAsia"/>
          <w:lang w:val="en-US" w:eastAsia="zh-CN"/>
        </w:rPr>
        <w:t>企业入驻申请</w:t>
      </w:r>
    </w:p>
    <w:p>
      <w:pPr>
        <w:rPr>
          <w:rFonts w:hint="default"/>
          <w:lang w:val="en-US" w:eastAsia="zh-CN"/>
        </w:rPr>
      </w:pPr>
      <w:r>
        <w:rPr>
          <w:rFonts w:hint="eastAsia"/>
          <w:lang w:val="en-US" w:eastAsia="zh-CN"/>
        </w:rPr>
        <w:t>未入驻的企业可以通过提供申请表单和认证材料让其他企业入驻。</w:t>
      </w:r>
    </w:p>
    <w:p>
      <w:pPr>
        <w:pStyle w:val="5"/>
        <w:numPr>
          <w:ilvl w:val="3"/>
          <w:numId w:val="2"/>
        </w:numPr>
        <w:bidi w:val="0"/>
        <w:rPr>
          <w:rFonts w:hint="default"/>
          <w:lang w:val="en-US" w:eastAsia="zh-CN"/>
        </w:rPr>
      </w:pPr>
      <w:r>
        <w:rPr>
          <w:rFonts w:hint="eastAsia"/>
          <w:lang w:val="en-US" w:eastAsia="zh-CN"/>
        </w:rPr>
        <w:t>企业入驻审批</w:t>
      </w:r>
    </w:p>
    <w:p>
      <w:pPr>
        <w:bidi w:val="0"/>
        <w:rPr>
          <w:rFonts w:hint="default"/>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numPr>
          <w:ilvl w:val="3"/>
          <w:numId w:val="2"/>
        </w:numPr>
        <w:bidi w:val="0"/>
        <w:rPr>
          <w:rFonts w:hint="default"/>
          <w:lang w:val="en-US" w:eastAsia="zh-CN"/>
        </w:rPr>
      </w:pPr>
      <w:r>
        <w:rPr>
          <w:rFonts w:hint="eastAsia"/>
          <w:lang w:val="en-US" w:eastAsia="zh-CN"/>
        </w:rPr>
        <w:t>添加问题类型</w:t>
      </w:r>
    </w:p>
    <w:p>
      <w:pPr>
        <w:bidi w:val="0"/>
        <w:rPr>
          <w:rFonts w:hint="default"/>
          <w:lang w:val="en-US" w:eastAsia="zh-CN"/>
        </w:rPr>
      </w:pPr>
      <w:r>
        <w:rPr>
          <w:rFonts w:hint="eastAsia"/>
          <w:lang w:val="en-US" w:eastAsia="zh-CN"/>
        </w:rPr>
        <w:t>当客户提交一个新的问题时，系统会要求客户选择一个适合的问题类型，例如技术支持、财务咨询、产品反馈等。这样可以帮助系统将问题分配给相应的专业人员，提高处理效率和客户满意度。同时，也可以方便企业管理相关领域的专业人员对不同类型的问题进行统计和分析，优化服务流程和质量。</w:t>
      </w:r>
    </w:p>
    <w:p>
      <w:pPr>
        <w:pStyle w:val="5"/>
        <w:numPr>
          <w:ilvl w:val="3"/>
          <w:numId w:val="2"/>
        </w:numPr>
        <w:bidi w:val="0"/>
        <w:rPr>
          <w:rFonts w:hint="default"/>
          <w:lang w:val="en-US" w:eastAsia="zh-CN"/>
        </w:rPr>
      </w:pPr>
      <w:r>
        <w:rPr>
          <w:rFonts w:hint="eastAsia"/>
          <w:lang w:val="en-US" w:eastAsia="zh-CN"/>
        </w:rPr>
        <w:t>删除问题类型</w:t>
      </w:r>
    </w:p>
    <w:p>
      <w:pPr>
        <w:rPr>
          <w:rFonts w:hint="default"/>
          <w:lang w:val="en-US" w:eastAsia="zh-CN"/>
        </w:rPr>
      </w:pPr>
      <w:r>
        <w:rPr>
          <w:rFonts w:hint="eastAsia"/>
          <w:lang w:val="en-US" w:eastAsia="zh-CN"/>
        </w:rPr>
        <w:t>当某个问题类型不再适用或需要更新时，企业的管理人员可以删除该问题类型，并将已有的该类问题转移到其他合适的问题类型下。这样可以避免客户选择错误或过时的问题类型，造成混乱或延误。同时，也可以保持系统中的问题类型清晰和有序。</w:t>
      </w:r>
    </w:p>
    <w:p>
      <w:pPr>
        <w:pStyle w:val="5"/>
        <w:numPr>
          <w:ilvl w:val="3"/>
          <w:numId w:val="2"/>
        </w:numPr>
        <w:bidi w:val="0"/>
        <w:rPr>
          <w:rFonts w:hint="default"/>
          <w:lang w:val="en-US" w:eastAsia="zh-CN"/>
        </w:rPr>
      </w:pPr>
      <w:r>
        <w:rPr>
          <w:rFonts w:hint="eastAsia"/>
          <w:lang w:val="en-US" w:eastAsia="zh-CN"/>
        </w:rPr>
        <w:t>修改问题类型</w:t>
      </w:r>
    </w:p>
    <w:p>
      <w:pPr>
        <w:rPr>
          <w:rFonts w:hint="default"/>
          <w:lang w:val="en-US" w:eastAsia="zh-CN"/>
        </w:rPr>
      </w:pPr>
      <w:r>
        <w:rPr>
          <w:rFonts w:hint="default"/>
          <w:lang w:val="en-US" w:eastAsia="zh-CN"/>
        </w:rPr>
        <w:t>当客户或</w:t>
      </w:r>
      <w:r>
        <w:rPr>
          <w:rFonts w:hint="eastAsia"/>
          <w:lang w:val="en-US" w:eastAsia="zh-CN"/>
        </w:rPr>
        <w:t>员工</w:t>
      </w:r>
      <w:r>
        <w:rPr>
          <w:rFonts w:hint="default"/>
          <w:lang w:val="en-US" w:eastAsia="zh-CN"/>
        </w:rPr>
        <w:t>发现某个问题的类型不正确或者不完整时，可以修改该问题的类型</w:t>
      </w:r>
      <w:r>
        <w:rPr>
          <w:rFonts w:hint="eastAsia"/>
          <w:lang w:val="en-US" w:eastAsia="zh-CN"/>
        </w:rPr>
        <w:t>；</w:t>
      </w:r>
      <w:r>
        <w:rPr>
          <w:rFonts w:hint="default"/>
          <w:lang w:val="en-US" w:eastAsia="zh-CN"/>
        </w:rPr>
        <w:t>以提高专业人员处理问题的速度和质量，并增加客户满意度。</w:t>
      </w:r>
    </w:p>
    <w:p>
      <w:pPr>
        <w:pStyle w:val="5"/>
        <w:numPr>
          <w:ilvl w:val="3"/>
          <w:numId w:val="2"/>
        </w:numPr>
        <w:bidi w:val="0"/>
        <w:rPr>
          <w:rFonts w:hint="default"/>
          <w:lang w:val="en-US" w:eastAsia="zh-CN"/>
        </w:rPr>
      </w:pPr>
      <w:r>
        <w:rPr>
          <w:rFonts w:hint="eastAsia"/>
          <w:lang w:val="en-US" w:eastAsia="zh-CN"/>
        </w:rPr>
        <w:t>搜索问题类型</w:t>
      </w:r>
    </w:p>
    <w:p>
      <w:pPr>
        <w:rPr>
          <w:rFonts w:hint="default"/>
          <w:lang w:val="en-US" w:eastAsia="zh-CN"/>
        </w:rPr>
      </w:pPr>
      <w:r>
        <w:rPr>
          <w:rFonts w:hint="default"/>
          <w:lang w:val="en-US" w:eastAsia="zh-CN"/>
        </w:rPr>
        <w:t>当</w:t>
      </w:r>
      <w:r>
        <w:rPr>
          <w:rFonts w:hint="eastAsia"/>
          <w:lang w:val="en-US" w:eastAsia="zh-CN"/>
        </w:rPr>
        <w:t>员工</w:t>
      </w:r>
      <w:r>
        <w:rPr>
          <w:rFonts w:hint="default"/>
          <w:lang w:val="en-US" w:eastAsia="zh-CN"/>
        </w:rPr>
        <w:t>或客户需要查询某个或某些问题类型的信息时，系统会提供一个查询界面，让用户输入查询条件并返回符合条件的结果列表。这样可以方便用户查找和了解不同类型的问题，提高信息获取和利用效率。</w:t>
      </w:r>
    </w:p>
    <w:p>
      <w:pPr>
        <w:pStyle w:val="5"/>
        <w:numPr>
          <w:ilvl w:val="3"/>
          <w:numId w:val="2"/>
        </w:numPr>
        <w:bidi w:val="0"/>
        <w:rPr>
          <w:rFonts w:hint="default"/>
          <w:lang w:val="en-US" w:eastAsia="zh-CN"/>
        </w:rPr>
      </w:pPr>
      <w:r>
        <w:rPr>
          <w:rFonts w:hint="eastAsia"/>
          <w:lang w:val="en-US" w:eastAsia="zh-CN"/>
        </w:rPr>
        <w:t>添加员工角色</w:t>
      </w:r>
    </w:p>
    <w:p>
      <w:pPr>
        <w:rPr>
          <w:rFonts w:hint="default"/>
          <w:lang w:val="en-US" w:eastAsia="zh-CN"/>
        </w:rPr>
      </w:pPr>
      <w:r>
        <w:rPr>
          <w:rFonts w:hint="default"/>
          <w:lang w:val="en-US" w:eastAsia="zh-CN"/>
        </w:rPr>
        <w:t>当企业</w:t>
      </w:r>
      <w:r>
        <w:rPr>
          <w:rFonts w:hint="eastAsia"/>
          <w:lang w:val="en-US" w:eastAsia="zh-CN"/>
        </w:rPr>
        <w:t>遇到新的问题类型，或需要拓展新的业务部门时，可以根据具体情况增加一种新的员工角色，以</w:t>
      </w:r>
      <w:r>
        <w:rPr>
          <w:rFonts w:hint="default"/>
          <w:lang w:val="en-US" w:eastAsia="zh-CN"/>
        </w:rPr>
        <w:t>根据</w:t>
      </w:r>
      <w:r>
        <w:rPr>
          <w:rFonts w:hint="eastAsia"/>
          <w:lang w:val="en-US" w:eastAsia="zh-CN"/>
        </w:rPr>
        <w:t>新的</w:t>
      </w:r>
      <w:r>
        <w:rPr>
          <w:rFonts w:hint="default"/>
          <w:lang w:val="en-US" w:eastAsia="zh-CN"/>
        </w:rPr>
        <w:t>需求和问题，将</w:t>
      </w:r>
      <w:r>
        <w:rPr>
          <w:rFonts w:hint="eastAsia"/>
          <w:lang w:val="en-US" w:eastAsia="zh-CN"/>
        </w:rPr>
        <w:t>一部分原有的或新招募的</w:t>
      </w:r>
      <w:r>
        <w:rPr>
          <w:rFonts w:hint="default"/>
          <w:lang w:val="en-US" w:eastAsia="zh-CN"/>
        </w:rPr>
        <w:t>客服人员</w:t>
      </w:r>
      <w:r>
        <w:rPr>
          <w:rFonts w:hint="eastAsia"/>
          <w:lang w:val="en-US" w:eastAsia="zh-CN"/>
        </w:rPr>
        <w:t>分配到新的部门</w:t>
      </w:r>
      <w:r>
        <w:rPr>
          <w:rFonts w:hint="default"/>
          <w:lang w:val="en-US" w:eastAsia="zh-CN"/>
        </w:rPr>
        <w:t>，提高服务效率和质量。</w:t>
      </w:r>
    </w:p>
    <w:p>
      <w:pPr>
        <w:pStyle w:val="5"/>
        <w:numPr>
          <w:ilvl w:val="3"/>
          <w:numId w:val="2"/>
        </w:numPr>
        <w:bidi w:val="0"/>
        <w:rPr>
          <w:rFonts w:hint="default"/>
          <w:lang w:val="en-US" w:eastAsia="zh-CN"/>
        </w:rPr>
      </w:pPr>
      <w:r>
        <w:rPr>
          <w:rFonts w:hint="eastAsia"/>
          <w:lang w:val="en-US" w:eastAsia="zh-CN"/>
        </w:rPr>
        <w:t>删除员工角色</w:t>
      </w:r>
    </w:p>
    <w:p>
      <w:pPr>
        <w:rPr>
          <w:rFonts w:hint="default"/>
          <w:lang w:val="en-US" w:eastAsia="zh-CN"/>
        </w:rPr>
      </w:pPr>
      <w:r>
        <w:rPr>
          <w:rFonts w:hint="default"/>
          <w:lang w:val="en-US" w:eastAsia="zh-CN"/>
        </w:rPr>
        <w:t>当企业需要裁减</w:t>
      </w:r>
      <w:r>
        <w:rPr>
          <w:rFonts w:hint="eastAsia"/>
          <w:lang w:val="en-US" w:eastAsia="zh-CN"/>
        </w:rPr>
        <w:t>业务</w:t>
      </w:r>
      <w:r>
        <w:rPr>
          <w:rFonts w:hint="default"/>
          <w:lang w:val="en-US" w:eastAsia="zh-CN"/>
        </w:rPr>
        <w:t>或调整客服人员时，可以通过系统</w:t>
      </w:r>
      <w:r>
        <w:rPr>
          <w:rFonts w:hint="eastAsia"/>
          <w:lang w:val="en-US" w:eastAsia="zh-CN"/>
        </w:rPr>
        <w:t>删除员工角色</w:t>
      </w:r>
      <w:r>
        <w:rPr>
          <w:rFonts w:hint="default"/>
          <w:lang w:val="en-US" w:eastAsia="zh-CN"/>
        </w:rPr>
        <w:t>。这样可以避免出现无效或重复的角色，节省资源和成本。</w:t>
      </w:r>
    </w:p>
    <w:p>
      <w:pPr>
        <w:pStyle w:val="5"/>
        <w:numPr>
          <w:ilvl w:val="3"/>
          <w:numId w:val="2"/>
        </w:numPr>
        <w:bidi w:val="0"/>
        <w:rPr>
          <w:rFonts w:hint="default"/>
          <w:lang w:val="en-US" w:eastAsia="zh-CN"/>
        </w:rPr>
      </w:pPr>
      <w:r>
        <w:rPr>
          <w:rFonts w:hint="eastAsia"/>
          <w:lang w:val="en-US" w:eastAsia="zh-CN"/>
        </w:rPr>
        <w:t>修改员工角色</w:t>
      </w:r>
    </w:p>
    <w:p>
      <w:pPr>
        <w:rPr>
          <w:rFonts w:hint="default"/>
          <w:lang w:val="en-US" w:eastAsia="zh-CN"/>
        </w:rPr>
      </w:pPr>
      <w:r>
        <w:rPr>
          <w:rFonts w:hint="eastAsia"/>
          <w:lang w:val="en-US" w:eastAsia="zh-CN"/>
        </w:rPr>
        <w:t>当企业拓展新的业务、遇到新的问，需要调整客服人员的构成时，可以通过修改已有的员工角色来</w:t>
      </w:r>
    </w:p>
    <w:p>
      <w:pPr>
        <w:pStyle w:val="5"/>
        <w:numPr>
          <w:ilvl w:val="3"/>
          <w:numId w:val="2"/>
        </w:numPr>
        <w:bidi w:val="0"/>
        <w:rPr>
          <w:rFonts w:hint="default"/>
          <w:lang w:val="en-US" w:eastAsia="zh-CN"/>
        </w:rPr>
      </w:pPr>
      <w:r>
        <w:rPr>
          <w:rFonts w:hint="eastAsia"/>
          <w:lang w:val="en-US" w:eastAsia="zh-CN"/>
        </w:rPr>
        <w:t>搜索员工角色</w:t>
      </w:r>
    </w:p>
    <w:p>
      <w:pPr>
        <w:rPr>
          <w:rFonts w:hint="default"/>
          <w:lang w:val="en-US" w:eastAsia="zh-CN"/>
        </w:rPr>
      </w:pPr>
      <w:r>
        <w:rPr>
          <w:rFonts w:hint="eastAsia"/>
          <w:lang w:val="en-US" w:eastAsia="zh-CN"/>
        </w:rPr>
        <w:t>当企业发现某个角色定义不正确、不完整，需要修改员工角色的时候，可以通过此功能检索属于该企业的全部员工角色，并对其进行相应的修改以适应新的工作流程或更正其定义不正确、不完整的部分。</w:t>
      </w:r>
    </w:p>
    <w:p>
      <w:pPr>
        <w:pStyle w:val="5"/>
        <w:numPr>
          <w:ilvl w:val="3"/>
          <w:numId w:val="2"/>
        </w:numPr>
        <w:bidi w:val="0"/>
        <w:rPr>
          <w:rFonts w:hint="default"/>
          <w:lang w:val="en-US" w:eastAsia="zh-CN"/>
        </w:rPr>
      </w:pPr>
      <w:r>
        <w:rPr>
          <w:rFonts w:hint="eastAsia"/>
          <w:lang w:val="en-US" w:eastAsia="zh-CN"/>
        </w:rPr>
        <w:t>自定义回复</w:t>
      </w:r>
    </w:p>
    <w:p>
      <w:pPr>
        <w:bidi w:val="0"/>
        <w:rPr>
          <w:rFonts w:hint="default"/>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numPr>
          <w:ilvl w:val="3"/>
          <w:numId w:val="2"/>
        </w:numPr>
        <w:bidi w:val="0"/>
        <w:rPr>
          <w:rFonts w:hint="default"/>
          <w:lang w:val="en-US" w:eastAsia="zh-CN"/>
        </w:rPr>
      </w:pPr>
      <w:r>
        <w:rPr>
          <w:rFonts w:hint="eastAsia"/>
          <w:lang w:val="en-US" w:eastAsia="zh-CN"/>
        </w:rPr>
        <w:t>自定义消息处理逻辑</w:t>
      </w:r>
    </w:p>
    <w:p>
      <w:pPr>
        <w:bidi w:val="0"/>
        <w:rPr>
          <w:rFonts w:hint="eastAsia"/>
          <w:lang w:val="en-US" w:eastAsia="zh-CN"/>
        </w:rPr>
      </w:pPr>
      <w:r>
        <w:rPr>
          <w:rFonts w:hint="eastAsia"/>
          <w:lang w:val="en-US" w:eastAsia="zh-CN"/>
        </w:rPr>
        <w:t>通过设置，入驻企业可以自定义逻辑将一种消息推送到指定部门。</w:t>
      </w:r>
    </w:p>
    <w:p>
      <w:pPr>
        <w:pStyle w:val="5"/>
        <w:numPr>
          <w:ilvl w:val="3"/>
          <w:numId w:val="2"/>
        </w:numPr>
        <w:bidi w:val="0"/>
        <w:rPr>
          <w:rFonts w:hint="default"/>
          <w:lang w:val="en-US" w:eastAsia="zh-CN"/>
        </w:rPr>
      </w:pPr>
      <w:r>
        <w:rPr>
          <w:rFonts w:hint="eastAsia"/>
          <w:lang w:val="en-US" w:eastAsia="zh-CN"/>
        </w:rPr>
        <w:t>评价管理</w:t>
      </w:r>
    </w:p>
    <w:p>
      <w:pPr>
        <w:rPr>
          <w:rFonts w:hint="default"/>
          <w:lang w:val="en-US" w:eastAsia="zh-CN"/>
        </w:rPr>
      </w:pPr>
      <w:r>
        <w:rPr>
          <w:rFonts w:hint="eastAsia"/>
          <w:lang w:val="en-US" w:eastAsia="zh-CN"/>
        </w:rPr>
        <w:t>企业的管理人员可以管理用户对客户服务人员的评价。</w:t>
      </w:r>
    </w:p>
    <w:p>
      <w:pPr>
        <w:pStyle w:val="5"/>
        <w:numPr>
          <w:ilvl w:val="3"/>
          <w:numId w:val="2"/>
        </w:numPr>
        <w:bidi w:val="0"/>
        <w:ind w:left="850" w:leftChars="0" w:hanging="850" w:firstLineChars="0"/>
      </w:pPr>
      <w:r>
        <w:rPr>
          <w:rFonts w:hint="eastAsia"/>
          <w:lang w:val="en-US" w:eastAsia="zh-CN"/>
        </w:rPr>
        <w:t>客服管理</w:t>
      </w:r>
    </w:p>
    <w:p>
      <w:pPr>
        <w:bidi w:val="0"/>
        <w:rPr>
          <w:rFonts w:hint="eastAsia"/>
        </w:rPr>
      </w:pPr>
      <w:r>
        <w:rPr>
          <w:rFonts w:hint="eastAsia"/>
          <w:lang w:val="en-US" w:eastAsia="zh-CN"/>
        </w:rPr>
        <w:t>企业的</w:t>
      </w:r>
      <w:r>
        <w:rPr>
          <w:rFonts w:hint="eastAsia"/>
        </w:rPr>
        <w:t>管理</w:t>
      </w:r>
      <w:r>
        <w:rPr>
          <w:rFonts w:hint="eastAsia"/>
          <w:lang w:val="en-US" w:eastAsia="zh-CN"/>
        </w:rPr>
        <w:t>者</w:t>
      </w:r>
      <w:r>
        <w:rPr>
          <w:rFonts w:hint="eastAsia"/>
        </w:rPr>
        <w:t>查看员工列表，并进行相关操作，便于管理员管理员工的相关信息。</w:t>
      </w:r>
    </w:p>
    <w:p>
      <w:pPr>
        <w:bidi w:val="0"/>
        <w:rPr>
          <w:rFonts w:hint="eastAsia"/>
          <w:lang w:val="en-US" w:eastAsia="zh-CN"/>
        </w:rPr>
      </w:pPr>
      <w:r>
        <w:rPr>
          <w:rFonts w:hint="eastAsia"/>
          <w:lang w:val="en-US" w:eastAsia="zh-CN"/>
        </w:rPr>
        <w:t>拥有权限的员工和管理者可以设置所属企业的员工角色，使不同的问题可以被分配到不同的部门。</w:t>
      </w:r>
    </w:p>
    <w:p>
      <w:pPr>
        <w:pStyle w:val="5"/>
        <w:numPr>
          <w:ilvl w:val="3"/>
          <w:numId w:val="2"/>
        </w:numPr>
        <w:bidi w:val="0"/>
        <w:rPr>
          <w:rFonts w:hint="default"/>
          <w:lang w:val="en-US" w:eastAsia="zh-CN"/>
        </w:rPr>
      </w:pPr>
      <w:r>
        <w:rPr>
          <w:rFonts w:hint="eastAsia"/>
          <w:lang w:val="en-US" w:eastAsia="zh-CN"/>
        </w:rPr>
        <w:t>服务单权限覆写</w:t>
      </w:r>
    </w:p>
    <w:p>
      <w:pPr>
        <w:rPr>
          <w:rFonts w:hint="default"/>
          <w:lang w:val="en-US" w:eastAsia="zh-CN"/>
        </w:rPr>
      </w:pPr>
      <w:r>
        <w:rPr>
          <w:rFonts w:hint="default"/>
          <w:lang w:val="en-US" w:eastAsia="zh-CN"/>
        </w:rPr>
        <w:t>企业员工通过覆写某张服务单对某个角色的权限，可以实现跨部门合作、对多人服务（尤其是应用于企业间对接问题）等目标</w:t>
      </w:r>
    </w:p>
    <w:p>
      <w:pPr>
        <w:pStyle w:val="5"/>
        <w:numPr>
          <w:ilvl w:val="3"/>
          <w:numId w:val="2"/>
        </w:numPr>
        <w:bidi w:val="0"/>
        <w:rPr>
          <w:rFonts w:hint="default"/>
          <w:lang w:val="en-US" w:eastAsia="zh-CN"/>
        </w:rPr>
      </w:pPr>
      <w:r>
        <w:rPr>
          <w:rFonts w:hint="eastAsia"/>
          <w:lang w:val="en-US" w:eastAsia="zh-CN"/>
        </w:rPr>
        <w:t>企业管理</w:t>
      </w:r>
    </w:p>
    <w:p>
      <w:pPr>
        <w:rPr>
          <w:rFonts w:hint="default"/>
          <w:lang w:val="en-US" w:eastAsia="zh-CN"/>
        </w:rPr>
      </w:pPr>
      <w:r>
        <w:rPr>
          <w:rFonts w:hint="eastAsia"/>
          <w:lang w:val="en-US" w:eastAsia="zh-CN"/>
        </w:rPr>
        <w:t>运营机构管理入驻的企业，并定期审查企业资质。</w:t>
      </w:r>
    </w:p>
    <w:p>
      <w:pPr>
        <w:pStyle w:val="5"/>
        <w:numPr>
          <w:ilvl w:val="3"/>
          <w:numId w:val="2"/>
        </w:numPr>
        <w:bidi w:val="0"/>
        <w:rPr>
          <w:rFonts w:hint="default"/>
          <w:lang w:val="en-US" w:eastAsia="zh-CN"/>
        </w:rPr>
      </w:pPr>
      <w:r>
        <w:rPr>
          <w:rFonts w:hint="eastAsia"/>
          <w:lang w:val="en-US" w:eastAsia="zh-CN"/>
        </w:rPr>
        <w:t>服务单转发</w:t>
      </w:r>
    </w:p>
    <w:p>
      <w:pPr>
        <w:rPr>
          <w:rFonts w:hint="eastAsia"/>
          <w:lang w:val="en-US" w:eastAsia="zh-CN"/>
        </w:rPr>
      </w:pPr>
      <w:r>
        <w:rPr>
          <w:rFonts w:hint="eastAsia"/>
          <w:b w:val="0"/>
          <w:bCs w:val="0"/>
          <w:lang w:val="en-US" w:eastAsia="zh-CN"/>
        </w:rPr>
        <w:t>由于顾客的问题和客服的专业不对口等原因，导致某个客服无法解决顾客提出的问题时，可以通过服务单转发功能，将此顾客推送给其他客服，以便于更好的解决问题，提高服务质量和效率</w:t>
      </w:r>
      <w:r>
        <w:rPr>
          <w:rFonts w:hint="eastAsia"/>
          <w:lang w:val="en-US" w:eastAsia="zh-CN"/>
        </w:rPr>
        <w:t>。</w:t>
      </w:r>
    </w:p>
    <w:p>
      <w:pPr>
        <w:pStyle w:val="5"/>
        <w:numPr>
          <w:ilvl w:val="3"/>
          <w:numId w:val="2"/>
        </w:numPr>
        <w:bidi w:val="0"/>
        <w:rPr>
          <w:rFonts w:hint="default"/>
          <w:lang w:val="en-US" w:eastAsia="zh-CN"/>
        </w:rPr>
      </w:pPr>
      <w:r>
        <w:rPr>
          <w:rFonts w:hint="eastAsia"/>
          <w:lang w:val="en-US" w:eastAsia="zh-CN"/>
        </w:rPr>
        <w:t>搜索客服评价</w:t>
      </w:r>
    </w:p>
    <w:p>
      <w:pPr>
        <w:rPr>
          <w:rFonts w:hint="default"/>
          <w:lang w:val="en-US" w:eastAsia="zh-CN"/>
        </w:rPr>
      </w:pPr>
      <w:r>
        <w:rPr>
          <w:rFonts w:hint="default"/>
          <w:lang w:val="en-US" w:eastAsia="zh-CN"/>
        </w:rPr>
        <w:t>企业方</w:t>
      </w:r>
      <w:r>
        <w:rPr>
          <w:rFonts w:hint="eastAsia"/>
          <w:lang w:val="en-US" w:eastAsia="zh-CN"/>
        </w:rPr>
        <w:t>应当能够</w:t>
      </w:r>
      <w:r>
        <w:rPr>
          <w:rFonts w:hint="default"/>
          <w:lang w:val="en-US" w:eastAsia="zh-CN"/>
        </w:rPr>
        <w:t>及时掌握客服人员的工作情况，发现问题并改进，</w:t>
      </w:r>
      <w:r>
        <w:rPr>
          <w:rFonts w:hint="eastAsia"/>
          <w:lang w:val="en-US" w:eastAsia="zh-CN"/>
        </w:rPr>
        <w:t>以此</w:t>
      </w:r>
      <w:r>
        <w:rPr>
          <w:rFonts w:hint="default"/>
          <w:lang w:val="en-US" w:eastAsia="zh-CN"/>
        </w:rPr>
        <w:t>提升客户体验和忠诚度</w:t>
      </w:r>
      <w:r>
        <w:rPr>
          <w:rFonts w:hint="eastAsia"/>
          <w:lang w:val="en-US" w:eastAsia="zh-CN"/>
        </w:rPr>
        <w:t>。</w:t>
      </w:r>
    </w:p>
    <w:p>
      <w:pPr>
        <w:pStyle w:val="5"/>
        <w:numPr>
          <w:ilvl w:val="3"/>
          <w:numId w:val="2"/>
        </w:numPr>
        <w:bidi w:val="0"/>
        <w:rPr>
          <w:rFonts w:hint="default"/>
          <w:lang w:val="en-US" w:eastAsia="zh-CN"/>
        </w:rPr>
      </w:pPr>
      <w:r>
        <w:rPr>
          <w:rFonts w:hint="eastAsia"/>
          <w:lang w:val="en-US" w:eastAsia="zh-CN"/>
        </w:rPr>
        <w:t>查看评价详情</w:t>
      </w:r>
    </w:p>
    <w:p>
      <w:pPr>
        <w:pStyle w:val="40"/>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0" w:firstLineChars="0"/>
        <w:jc w:val="both"/>
        <w:textAlignment w:val="auto"/>
        <w:rPr>
          <w:rFonts w:hint="default"/>
          <w:lang w:val="en-US" w:eastAsia="zh-CN"/>
        </w:rPr>
      </w:pPr>
      <w:r>
        <w:rPr>
          <w:rFonts w:hint="eastAsia"/>
          <w:lang w:val="en-US" w:eastAsia="zh-CN"/>
        </w:rPr>
        <w:t>查看本企业客服个人受到的评价情况，以雷达图和环形图的形式展现，</w:t>
      </w:r>
      <w:r>
        <w:rPr>
          <w:rFonts w:hint="eastAsia"/>
          <w:b w:val="0"/>
          <w:bCs w:val="0"/>
          <w:color w:val="000000"/>
          <w:sz w:val="24"/>
          <w:szCs w:val="24"/>
          <w:lang w:val="en-US" w:eastAsia="zh-CN"/>
        </w:rPr>
        <w:t>以便于帮助企业奖惩客服，可以提高客服的工作积极性和客服的服务质量</w:t>
      </w:r>
      <w:r>
        <w:rPr>
          <w:rFonts w:hint="eastAsia"/>
          <w:lang w:val="en-US" w:eastAsia="zh-CN"/>
        </w:rPr>
        <w:t>。</w:t>
      </w:r>
    </w:p>
    <w:p>
      <w:pPr>
        <w:pStyle w:val="5"/>
        <w:numPr>
          <w:ilvl w:val="3"/>
          <w:numId w:val="2"/>
        </w:numPr>
        <w:bidi w:val="0"/>
        <w:rPr>
          <w:rFonts w:hint="default"/>
          <w:lang w:val="en-US" w:eastAsia="zh-CN"/>
        </w:rPr>
      </w:pPr>
      <w:r>
        <w:rPr>
          <w:rFonts w:hint="eastAsia"/>
          <w:lang w:val="en-US" w:eastAsia="zh-CN"/>
        </w:rPr>
        <w:t>查看综合评价</w:t>
      </w:r>
    </w:p>
    <w:p>
      <w:pPr>
        <w:rPr>
          <w:rFonts w:hint="default"/>
          <w:lang w:val="en-US" w:eastAsia="zh-CN"/>
        </w:rPr>
      </w:pPr>
      <w:r>
        <w:rPr>
          <w:rFonts w:hint="eastAsia"/>
          <w:lang w:val="en-US" w:eastAsia="zh-CN"/>
        </w:rPr>
        <w:t>企业通过“查看综合评价”功能，查看客户对本企业客服的综合评价，以雷达图和环形图的形式展现。</w:t>
      </w:r>
    </w:p>
    <w:p>
      <w:pPr>
        <w:pStyle w:val="5"/>
        <w:numPr>
          <w:ilvl w:val="3"/>
          <w:numId w:val="2"/>
        </w:numPr>
        <w:bidi w:val="0"/>
        <w:rPr>
          <w:rFonts w:hint="default"/>
          <w:lang w:val="en-US" w:eastAsia="zh-CN"/>
        </w:rPr>
      </w:pPr>
      <w:r>
        <w:rPr>
          <w:rFonts w:hint="eastAsia"/>
          <w:lang w:val="en-US" w:eastAsia="zh-CN"/>
        </w:rPr>
        <w:t>搜索投诉</w:t>
      </w:r>
    </w:p>
    <w:p>
      <w:pPr>
        <w:rPr>
          <w:rFonts w:hint="default"/>
          <w:lang w:val="en-US" w:eastAsia="zh-CN"/>
        </w:rPr>
      </w:pPr>
      <w:r>
        <w:rPr>
          <w:rFonts w:hint="eastAsia"/>
          <w:lang w:val="en-US" w:eastAsia="zh-CN"/>
        </w:rPr>
        <w:t>帮助企业搜索投诉信息，方便快捷的定位需要管理的投诉</w:t>
      </w:r>
      <w:r>
        <w:rPr>
          <w:rFonts w:hint="eastAsia"/>
        </w:rPr>
        <w:t>。</w:t>
      </w:r>
    </w:p>
    <w:p>
      <w:pPr>
        <w:pStyle w:val="5"/>
        <w:numPr>
          <w:ilvl w:val="3"/>
          <w:numId w:val="2"/>
        </w:numPr>
        <w:bidi w:val="0"/>
        <w:rPr>
          <w:rFonts w:hint="default"/>
          <w:lang w:val="en-US" w:eastAsia="zh-CN"/>
        </w:rPr>
      </w:pPr>
      <w:r>
        <w:rPr>
          <w:rFonts w:hint="eastAsia"/>
          <w:lang w:val="en-US" w:eastAsia="zh-CN"/>
        </w:rPr>
        <w:t>删除投诉</w:t>
      </w:r>
    </w:p>
    <w:p>
      <w:pPr>
        <w:rPr>
          <w:rFonts w:hint="default"/>
          <w:lang w:val="en-US" w:eastAsia="zh-CN"/>
        </w:rPr>
      </w:pPr>
      <w:r>
        <w:rPr>
          <w:rFonts w:hint="eastAsia"/>
          <w:lang w:val="en-US" w:eastAsia="zh-CN"/>
        </w:rPr>
        <w:t>员工离职后，删除其相关投诉信息</w:t>
      </w:r>
      <w:r>
        <w:rPr>
          <w:rFonts w:hint="eastAsia"/>
        </w:rPr>
        <w:t>。</w:t>
      </w:r>
    </w:p>
    <w:p>
      <w:pPr>
        <w:pStyle w:val="5"/>
        <w:numPr>
          <w:ilvl w:val="3"/>
          <w:numId w:val="2"/>
        </w:numPr>
        <w:bidi w:val="0"/>
        <w:rPr>
          <w:rFonts w:hint="default"/>
          <w:lang w:val="en-US" w:eastAsia="zh-CN"/>
        </w:rPr>
      </w:pPr>
      <w:r>
        <w:rPr>
          <w:rFonts w:hint="eastAsia"/>
          <w:lang w:val="en-US" w:eastAsia="zh-CN"/>
        </w:rPr>
        <w:t>查看投诉</w:t>
      </w:r>
    </w:p>
    <w:p>
      <w:pPr>
        <w:rPr>
          <w:rFonts w:hint="default"/>
          <w:lang w:val="en-US" w:eastAsia="zh-CN"/>
        </w:rPr>
      </w:pPr>
      <w:r>
        <w:rPr>
          <w:rFonts w:hint="eastAsia"/>
          <w:lang w:val="en-US" w:eastAsia="zh-CN"/>
        </w:rPr>
        <w:t>帮助企业查看投诉信息详情，附带聊天记录，可以让企业更好的发现客服存在的问题</w:t>
      </w:r>
      <w:r>
        <w:rPr>
          <w:rFonts w:hint="eastAsia"/>
        </w:rPr>
        <w:t>。</w:t>
      </w:r>
    </w:p>
    <w:p>
      <w:pPr>
        <w:pStyle w:val="5"/>
        <w:numPr>
          <w:ilvl w:val="3"/>
          <w:numId w:val="2"/>
        </w:numPr>
        <w:bidi w:val="0"/>
        <w:rPr>
          <w:rFonts w:hint="default"/>
          <w:lang w:val="en-US" w:eastAsia="zh-CN"/>
        </w:rPr>
      </w:pPr>
      <w:r>
        <w:rPr>
          <w:rFonts w:hint="eastAsia"/>
          <w:lang w:val="en-US" w:eastAsia="zh-CN"/>
        </w:rPr>
        <w:t>搜索客服</w:t>
      </w:r>
    </w:p>
    <w:p>
      <w:pPr>
        <w:rPr>
          <w:rFonts w:hint="default"/>
          <w:lang w:val="en-US" w:eastAsia="zh-CN"/>
        </w:rPr>
      </w:pPr>
      <w:r>
        <w:rPr>
          <w:rFonts w:hint="eastAsia"/>
          <w:lang w:val="en-US" w:eastAsia="zh-CN"/>
        </w:rPr>
        <w:t>帮助企业快速定位需要管理的客服。</w:t>
      </w:r>
    </w:p>
    <w:p>
      <w:pPr>
        <w:pStyle w:val="5"/>
        <w:numPr>
          <w:ilvl w:val="3"/>
          <w:numId w:val="2"/>
        </w:numPr>
        <w:bidi w:val="0"/>
        <w:rPr>
          <w:rFonts w:hint="default"/>
          <w:lang w:val="en-US" w:eastAsia="zh-CN"/>
        </w:rPr>
      </w:pPr>
      <w:r>
        <w:rPr>
          <w:rFonts w:hint="eastAsia"/>
          <w:lang w:val="en-US" w:eastAsia="zh-CN"/>
        </w:rPr>
        <w:t>添加客服</w:t>
      </w:r>
    </w:p>
    <w:p>
      <w:pPr>
        <w:rPr>
          <w:rFonts w:hint="default"/>
          <w:lang w:val="en-US" w:eastAsia="zh-CN"/>
        </w:rPr>
      </w:pPr>
      <w:r>
        <w:rPr>
          <w:rFonts w:hint="eastAsia"/>
          <w:lang w:val="en-US" w:eastAsia="zh-CN"/>
        </w:rPr>
        <w:t>企业通过此功能录入客服，客服可根据企业录入的账号和密码登录系统，开展工作。</w:t>
      </w:r>
    </w:p>
    <w:p>
      <w:pPr>
        <w:pStyle w:val="5"/>
        <w:numPr>
          <w:ilvl w:val="3"/>
          <w:numId w:val="2"/>
        </w:numPr>
        <w:bidi w:val="0"/>
        <w:rPr>
          <w:rFonts w:hint="default"/>
          <w:lang w:val="en-US" w:eastAsia="zh-CN"/>
        </w:rPr>
      </w:pPr>
      <w:r>
        <w:rPr>
          <w:rFonts w:hint="eastAsia"/>
          <w:lang w:val="en-US" w:eastAsia="zh-CN"/>
        </w:rPr>
        <w:t>注销客服</w:t>
      </w:r>
    </w:p>
    <w:p>
      <w:pPr>
        <w:rPr>
          <w:rFonts w:hint="default"/>
          <w:lang w:val="en-US" w:eastAsia="zh-CN"/>
        </w:rPr>
      </w:pPr>
      <w:r>
        <w:rPr>
          <w:rFonts w:hint="eastAsia"/>
          <w:lang w:val="en-US" w:eastAsia="zh-CN"/>
        </w:rPr>
        <w:t>员工离职后，企业可通过此功能，注销系统内的客服信息</w:t>
      </w:r>
      <w:r>
        <w:rPr>
          <w:rFonts w:hint="eastAsia"/>
        </w:rPr>
        <w:t>。</w:t>
      </w:r>
    </w:p>
    <w:p>
      <w:pPr>
        <w:pStyle w:val="5"/>
        <w:numPr>
          <w:ilvl w:val="3"/>
          <w:numId w:val="2"/>
        </w:numPr>
        <w:bidi w:val="0"/>
        <w:rPr>
          <w:rFonts w:hint="default"/>
          <w:lang w:val="en-US" w:eastAsia="zh-CN"/>
        </w:rPr>
      </w:pPr>
      <w:r>
        <w:rPr>
          <w:rFonts w:hint="eastAsia"/>
          <w:lang w:val="en-US" w:eastAsia="zh-CN"/>
        </w:rPr>
        <w:t>重置客服密码</w:t>
      </w:r>
    </w:p>
    <w:p>
      <w:pPr>
        <w:rPr>
          <w:rFonts w:hint="default"/>
          <w:lang w:val="en-US" w:eastAsia="zh-CN"/>
        </w:rPr>
      </w:pPr>
      <w:r>
        <w:rPr>
          <w:rFonts w:hint="eastAsia"/>
          <w:lang w:val="en-US" w:eastAsia="zh-CN"/>
        </w:rPr>
        <w:t>员工忘记密码时，企业可通过此功能</w:t>
      </w:r>
      <w:r>
        <w:rPr>
          <w:rFonts w:hint="default"/>
          <w:lang w:val="en-US" w:eastAsia="zh-CN"/>
        </w:rPr>
        <w:t>重置</w:t>
      </w:r>
      <w:r>
        <w:rPr>
          <w:rFonts w:hint="eastAsia"/>
          <w:lang w:val="en-US" w:eastAsia="zh-CN"/>
        </w:rPr>
        <w:t>其密码。</w:t>
      </w:r>
    </w:p>
    <w:p>
      <w:pPr>
        <w:pStyle w:val="5"/>
        <w:numPr>
          <w:ilvl w:val="3"/>
          <w:numId w:val="2"/>
        </w:numPr>
        <w:bidi w:val="0"/>
        <w:rPr>
          <w:rFonts w:hint="default"/>
          <w:lang w:val="en-US" w:eastAsia="zh-CN"/>
        </w:rPr>
      </w:pPr>
      <w:r>
        <w:rPr>
          <w:rFonts w:hint="eastAsia"/>
          <w:lang w:val="en-US" w:eastAsia="zh-CN"/>
        </w:rPr>
        <w:t>切换客服状态</w:t>
      </w:r>
    </w:p>
    <w:p>
      <w:pPr>
        <w:rPr>
          <w:rFonts w:hint="default"/>
          <w:lang w:val="en-US" w:eastAsia="zh-CN"/>
        </w:rPr>
      </w:pPr>
      <w:r>
        <w:rPr>
          <w:rFonts w:hint="eastAsia"/>
          <w:lang w:val="en-US" w:eastAsia="zh-CN"/>
        </w:rPr>
        <w:t>员工离职时，企业可通过此功能将员工状态从“在职”切换为“离职”，员工复职，也可将状态从“离职”切换为“在职”</w:t>
      </w:r>
      <w:r>
        <w:rPr>
          <w:rFonts w:hint="eastAsia"/>
        </w:rPr>
        <w:t>。</w:t>
      </w:r>
    </w:p>
    <w:p>
      <w:pPr>
        <w:pStyle w:val="5"/>
        <w:numPr>
          <w:ilvl w:val="3"/>
          <w:numId w:val="2"/>
        </w:numPr>
        <w:bidi w:val="0"/>
        <w:rPr>
          <w:rFonts w:hint="default"/>
          <w:lang w:val="en-US" w:eastAsia="zh-CN"/>
        </w:rPr>
      </w:pPr>
      <w:r>
        <w:rPr>
          <w:rFonts w:hint="eastAsia"/>
          <w:lang w:val="en-US" w:eastAsia="zh-CN"/>
        </w:rPr>
        <w:t>添加企业</w:t>
      </w:r>
    </w:p>
    <w:p>
      <w:pPr>
        <w:rPr>
          <w:rFonts w:hint="default"/>
          <w:lang w:val="en-US" w:eastAsia="zh-CN"/>
        </w:rPr>
      </w:pPr>
      <w:r>
        <w:rPr>
          <w:rFonts w:hint="eastAsia"/>
          <w:lang w:val="en-US" w:eastAsia="zh-CN"/>
        </w:rPr>
        <w:t>帮助管理员添加企业，从而使签约企业合法使用本系统。</w:t>
      </w:r>
    </w:p>
    <w:p>
      <w:pPr>
        <w:pStyle w:val="5"/>
        <w:numPr>
          <w:ilvl w:val="3"/>
          <w:numId w:val="2"/>
        </w:numPr>
        <w:bidi w:val="0"/>
        <w:rPr>
          <w:rFonts w:hint="default"/>
          <w:lang w:val="en-US" w:eastAsia="zh-CN"/>
        </w:rPr>
      </w:pPr>
      <w:r>
        <w:rPr>
          <w:rFonts w:hint="eastAsia"/>
          <w:lang w:val="en-US" w:eastAsia="zh-CN"/>
        </w:rPr>
        <w:t>搜索企业</w:t>
      </w:r>
    </w:p>
    <w:p>
      <w:pPr>
        <w:rPr>
          <w:rFonts w:hint="default"/>
          <w:lang w:val="en-US" w:eastAsia="zh-CN"/>
        </w:rPr>
      </w:pPr>
      <w:r>
        <w:rPr>
          <w:rFonts w:hint="eastAsia"/>
          <w:lang w:val="en-US" w:eastAsia="zh-CN"/>
        </w:rPr>
        <w:t>帮助管理员快速定位需要管理的企业。</w:t>
      </w:r>
    </w:p>
    <w:p>
      <w:pPr>
        <w:pStyle w:val="5"/>
        <w:numPr>
          <w:ilvl w:val="3"/>
          <w:numId w:val="2"/>
        </w:numPr>
        <w:bidi w:val="0"/>
        <w:rPr>
          <w:rFonts w:hint="default"/>
          <w:lang w:val="en-US" w:eastAsia="zh-CN"/>
        </w:rPr>
      </w:pPr>
      <w:r>
        <w:rPr>
          <w:rFonts w:hint="eastAsia"/>
          <w:lang w:val="en-US" w:eastAsia="zh-CN"/>
        </w:rPr>
        <w:t>注销企业</w:t>
      </w:r>
    </w:p>
    <w:p>
      <w:pPr>
        <w:rPr>
          <w:rFonts w:hint="default"/>
          <w:lang w:val="en-US" w:eastAsia="zh-CN"/>
        </w:rPr>
      </w:pPr>
      <w:r>
        <w:rPr>
          <w:rFonts w:hint="eastAsia"/>
          <w:lang w:val="en-US" w:eastAsia="zh-CN"/>
        </w:rPr>
        <w:t>当企业不再需要本系统提供服务时，可以通过此功能注销企业，通过级联删除，清除企业相关信息，释放服务器空间。</w:t>
      </w:r>
    </w:p>
    <w:p>
      <w:pPr>
        <w:pStyle w:val="5"/>
        <w:numPr>
          <w:ilvl w:val="3"/>
          <w:numId w:val="2"/>
        </w:numPr>
        <w:bidi w:val="0"/>
        <w:rPr>
          <w:rFonts w:hint="default"/>
          <w:lang w:val="en-US" w:eastAsia="zh-CN"/>
        </w:rPr>
      </w:pPr>
      <w:r>
        <w:rPr>
          <w:rFonts w:hint="eastAsia"/>
          <w:lang w:val="en-US" w:eastAsia="zh-CN"/>
        </w:rPr>
        <w:t>修改企业信息</w:t>
      </w:r>
    </w:p>
    <w:p>
      <w:pPr>
        <w:rPr>
          <w:rFonts w:hint="default"/>
          <w:lang w:val="en-US" w:eastAsia="zh-CN"/>
        </w:rPr>
      </w:pPr>
      <w:r>
        <w:rPr>
          <w:rFonts w:hint="default"/>
          <w:lang w:val="en-US" w:eastAsia="zh-CN"/>
        </w:rPr>
        <w:t>企业方及时更新和展示自己的基本资料</w:t>
      </w:r>
      <w:r>
        <w:rPr>
          <w:rFonts w:hint="eastAsia"/>
          <w:lang w:val="en-US" w:eastAsia="zh-CN"/>
        </w:rPr>
        <w:t>，</w:t>
      </w:r>
      <w:r>
        <w:rPr>
          <w:rFonts w:hint="default"/>
          <w:lang w:val="en-US" w:eastAsia="zh-CN"/>
        </w:rPr>
        <w:t>提高企业方在平台上的曝光度和竞争力。修改企业信息的功能应该简单易用，让企业方能够随时调整自己的信息，以适应市场变化和客户需求。</w:t>
      </w:r>
    </w:p>
    <w:p>
      <w:pPr>
        <w:pStyle w:val="5"/>
        <w:numPr>
          <w:ilvl w:val="3"/>
          <w:numId w:val="2"/>
        </w:numPr>
        <w:bidi w:val="0"/>
        <w:rPr>
          <w:rFonts w:hint="default"/>
          <w:lang w:val="en-US" w:eastAsia="zh-CN"/>
        </w:rPr>
      </w:pPr>
      <w:r>
        <w:rPr>
          <w:rFonts w:hint="eastAsia"/>
          <w:lang w:val="en-US" w:eastAsia="zh-CN"/>
        </w:rPr>
        <w:t>切换企业状态</w:t>
      </w:r>
    </w:p>
    <w:p>
      <w:pPr>
        <w:rPr>
          <w:rFonts w:hint="default"/>
          <w:lang w:val="en-US" w:eastAsia="zh-CN"/>
        </w:rPr>
      </w:pPr>
      <w:r>
        <w:rPr>
          <w:rFonts w:hint="eastAsia"/>
          <w:lang w:val="en-US" w:eastAsia="zh-CN"/>
        </w:rPr>
        <w:t>合同到期后，可通过此功能将企业状态切换为已到期，暂停对该企业提供系统服务。</w:t>
      </w:r>
    </w:p>
    <w:p>
      <w:pPr>
        <w:pStyle w:val="4"/>
        <w:numPr>
          <w:ilvl w:val="2"/>
          <w:numId w:val="2"/>
        </w:numPr>
        <w:bidi w:val="0"/>
        <w:ind w:left="709" w:leftChars="0" w:hanging="709" w:firstLineChars="0"/>
      </w:pPr>
      <w:bookmarkStart w:id="45" w:name="_Toc6145"/>
      <w:bookmarkStart w:id="46" w:name="_Toc19626"/>
      <w:r>
        <w:rPr>
          <w:rFonts w:hint="eastAsia"/>
          <w:lang w:val="en-US" w:eastAsia="zh-CN"/>
        </w:rPr>
        <w:t>服务</w:t>
      </w:r>
      <w:r>
        <w:rPr>
          <w:rFonts w:hint="eastAsia"/>
        </w:rPr>
        <w:t>端</w:t>
      </w:r>
      <w:bookmarkEnd w:id="45"/>
      <w:bookmarkEnd w:id="46"/>
    </w:p>
    <w:p>
      <w:pPr>
        <w:pStyle w:val="5"/>
        <w:numPr>
          <w:ilvl w:val="3"/>
          <w:numId w:val="2"/>
        </w:numPr>
        <w:bidi w:val="0"/>
        <w:ind w:left="850" w:leftChars="0" w:hanging="850" w:firstLineChars="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numPr>
          <w:ilvl w:val="3"/>
          <w:numId w:val="2"/>
        </w:numPr>
        <w:bidi w:val="0"/>
        <w:ind w:left="850" w:leftChars="0" w:hanging="850" w:firstLineChars="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numPr>
          <w:ilvl w:val="1"/>
          <w:numId w:val="2"/>
        </w:numPr>
        <w:ind w:left="567" w:leftChars="0" w:hanging="567" w:firstLineChars="0"/>
        <w:rPr>
          <w:color w:val="000000" w:themeColor="text1"/>
          <w14:textFill>
            <w14:solidFill>
              <w14:schemeClr w14:val="tx1"/>
            </w14:solidFill>
          </w14:textFill>
        </w:rPr>
      </w:pPr>
      <w:bookmarkStart w:id="47" w:name="_Toc20121"/>
      <w:bookmarkStart w:id="48" w:name="_Toc1045"/>
      <w:r>
        <w:rPr>
          <w:rFonts w:hint="eastAsia"/>
          <w:color w:val="000000" w:themeColor="text1"/>
          <w14:textFill>
            <w14:solidFill>
              <w14:schemeClr w14:val="tx1"/>
            </w14:solidFill>
          </w14:textFill>
        </w:rPr>
        <w:t>用户特征</w:t>
      </w:r>
      <w:bookmarkEnd w:id="47"/>
      <w:bookmarkEnd w:id="48"/>
    </w:p>
    <w:p>
      <w:pPr>
        <w:pStyle w:val="35"/>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4"/>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numPr>
          <w:ilvl w:val="1"/>
          <w:numId w:val="2"/>
        </w:numPr>
        <w:ind w:left="567" w:leftChars="0" w:hanging="567" w:firstLineChars="0"/>
        <w:rPr>
          <w:color w:val="000000" w:themeColor="text1"/>
          <w14:textFill>
            <w14:solidFill>
              <w14:schemeClr w14:val="tx1"/>
            </w14:solidFill>
          </w14:textFill>
        </w:rPr>
      </w:pPr>
      <w:bookmarkStart w:id="49" w:name="_Toc31675"/>
      <w:bookmarkStart w:id="50" w:name="_Toc3915"/>
      <w:r>
        <w:rPr>
          <w:rFonts w:hint="eastAsia"/>
          <w:color w:val="000000" w:themeColor="text1"/>
          <w14:textFill>
            <w14:solidFill>
              <w14:schemeClr w14:val="tx1"/>
            </w14:solidFill>
          </w14:textFill>
        </w:rPr>
        <w:t>约束</w:t>
      </w:r>
      <w:bookmarkEnd w:id="49"/>
      <w:bookmarkEnd w:id="50"/>
    </w:p>
    <w:p>
      <w:pPr>
        <w:pStyle w:val="4"/>
        <w:numPr>
          <w:ilvl w:val="2"/>
          <w:numId w:val="2"/>
        </w:numPr>
        <w:bidi w:val="0"/>
        <w:ind w:left="709" w:leftChars="0" w:hanging="709" w:firstLineChars="0"/>
      </w:pPr>
      <w:bookmarkStart w:id="51" w:name="_Toc31368"/>
      <w:r>
        <w:t xml:space="preserve"> </w:t>
      </w:r>
      <w:bookmarkStart w:id="52" w:name="_Toc22649"/>
      <w:r>
        <w:rPr>
          <w:rFonts w:hint="eastAsia"/>
        </w:rPr>
        <w:t>系统启动</w:t>
      </w:r>
      <w:bookmarkEnd w:id="51"/>
      <w:bookmarkEnd w:id="52"/>
    </w:p>
    <w:p>
      <w:pPr>
        <w:pStyle w:val="5"/>
        <w:numPr>
          <w:ilvl w:val="3"/>
          <w:numId w:val="2"/>
        </w:numPr>
        <w:bidi w:val="0"/>
        <w:ind w:left="850" w:leftChars="0" w:hanging="850" w:firstLineChars="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numPr>
          <w:ilvl w:val="3"/>
          <w:numId w:val="2"/>
        </w:numPr>
        <w:bidi w:val="0"/>
        <w:ind w:left="850" w:leftChars="0" w:hanging="850" w:firstLineChars="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3" w:name="_Toc16565"/>
      <w:r>
        <w:rPr>
          <w:rFonts w:ascii="宋体" w:hAnsi="宋体" w:cs="宋体"/>
          <w:bCs/>
          <w:color w:val="000000" w:themeColor="text1"/>
          <w:kern w:val="0"/>
          <w:sz w:val="28"/>
          <w:szCs w:val="28"/>
          <w14:textFill>
            <w14:solidFill>
              <w14:schemeClr w14:val="tx1"/>
            </w14:solidFill>
          </w14:textFill>
        </w:rPr>
        <w:t xml:space="preserve"> </w:t>
      </w:r>
      <w:bookmarkStart w:id="54" w:name="_Toc32501"/>
      <w:r>
        <w:rPr>
          <w:rFonts w:hint="eastAsia" w:ascii="宋体" w:hAnsi="宋体" w:cs="宋体"/>
          <w:bCs/>
          <w:color w:val="000000" w:themeColor="text1"/>
          <w:kern w:val="0"/>
          <w:sz w:val="28"/>
          <w:szCs w:val="28"/>
          <w14:textFill>
            <w14:solidFill>
              <w14:schemeClr w14:val="tx1"/>
            </w14:solidFill>
          </w14:textFill>
        </w:rPr>
        <w:t>硬件限制</w:t>
      </w:r>
      <w:bookmarkEnd w:id="53"/>
      <w:bookmarkEnd w:id="54"/>
    </w:p>
    <w:p>
      <w:pPr>
        <w:pStyle w:val="35"/>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4"/>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4"/>
              <w:widowControl w:val="0"/>
              <w:bidi w:val="0"/>
              <w:jc w:val="both"/>
              <w:rPr>
                <w:rFonts w:hint="eastAsia"/>
                <w:lang w:val="en-US" w:eastAsia="zh-CN"/>
              </w:rPr>
            </w:pPr>
            <w:r>
              <w:rPr>
                <w:rFonts w:hint="eastAsia"/>
                <w:lang w:val="en-US" w:eastAsia="zh-CN"/>
              </w:rPr>
              <w:t>RAM: 16.0 GB DDR4</w:t>
            </w:r>
          </w:p>
          <w:p>
            <w:pPr>
              <w:pStyle w:val="34"/>
              <w:widowControl w:val="0"/>
              <w:bidi w:val="0"/>
              <w:jc w:val="both"/>
              <w:rPr>
                <w:rFonts w:hint="eastAsia"/>
                <w:lang w:val="en-US" w:eastAsia="zh-CN"/>
              </w:rPr>
            </w:pPr>
            <w:r>
              <w:rPr>
                <w:rFonts w:hint="eastAsia"/>
                <w:lang w:val="en-US" w:eastAsia="zh-CN"/>
              </w:rPr>
              <w:t>GPU: NVIDIA GeForce RTX 2070</w:t>
            </w:r>
          </w:p>
          <w:p>
            <w:pPr>
              <w:pStyle w:val="34"/>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4"/>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4"/>
              <w:widowControl w:val="0"/>
              <w:bidi w:val="0"/>
              <w:jc w:val="both"/>
              <w:rPr>
                <w:rFonts w:hint="eastAsia"/>
                <w:lang w:val="en-US" w:eastAsia="zh-CN"/>
              </w:rPr>
            </w:pPr>
            <w:r>
              <w:rPr>
                <w:rFonts w:hint="eastAsia"/>
                <w:lang w:val="en-US" w:eastAsia="zh-CN"/>
              </w:rPr>
              <w:t>RAM: 16.0 GB DDR4</w:t>
            </w:r>
          </w:p>
          <w:p>
            <w:pPr>
              <w:pStyle w:val="34"/>
              <w:widowControl w:val="0"/>
              <w:bidi w:val="0"/>
              <w:jc w:val="both"/>
              <w:rPr>
                <w:rFonts w:hint="eastAsia"/>
                <w:lang w:val="en-US" w:eastAsia="zh-CN"/>
              </w:rPr>
            </w:pPr>
            <w:r>
              <w:rPr>
                <w:rFonts w:hint="eastAsia"/>
                <w:lang w:val="en-US" w:eastAsia="zh-CN"/>
              </w:rPr>
              <w:t>GPU: NVIDIA GeForce RTX 2070</w:t>
            </w:r>
          </w:p>
          <w:p>
            <w:pPr>
              <w:pStyle w:val="34"/>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5" w:name="_Toc26335"/>
      <w:bookmarkStart w:id="56" w:name="_Toc32285"/>
      <w:r>
        <w:rPr>
          <w:rFonts w:hint="eastAsia" w:ascii="宋体" w:hAnsi="宋体" w:cs="宋体"/>
          <w:bCs/>
          <w:color w:val="000000" w:themeColor="text1"/>
          <w:kern w:val="0"/>
          <w:sz w:val="28"/>
          <w:szCs w:val="28"/>
          <w14:textFill>
            <w14:solidFill>
              <w14:schemeClr w14:val="tx1"/>
            </w14:solidFill>
          </w14:textFill>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7" w:name="_Toc2306"/>
      <w:bookmarkStart w:id="58" w:name="_Toc32446"/>
      <w:r>
        <w:rPr>
          <w:rFonts w:hint="eastAsia" w:ascii="宋体" w:hAnsi="宋体" w:cs="宋体"/>
          <w:bCs/>
          <w:color w:val="000000" w:themeColor="text1"/>
          <w:kern w:val="0"/>
          <w:sz w:val="28"/>
          <w:szCs w:val="28"/>
          <w14:textFill>
            <w14:solidFill>
              <w14:schemeClr w14:val="tx1"/>
            </w14:solidFill>
          </w14:textFill>
        </w:rPr>
        <w:t>并行操作</w:t>
      </w:r>
      <w:bookmarkEnd w:id="57"/>
      <w:bookmarkEnd w:id="58"/>
    </w:p>
    <w:p>
      <w:pPr>
        <w:bidi w:val="0"/>
      </w:pPr>
      <w:r>
        <w:rPr>
          <w:rFonts w:hint="eastAsia"/>
        </w:rPr>
        <w:t>支持多用户并发操作</w:t>
      </w:r>
    </w:p>
    <w:p>
      <w:pPr>
        <w:pStyle w:val="3"/>
        <w:numPr>
          <w:ilvl w:val="1"/>
          <w:numId w:val="2"/>
        </w:numPr>
        <w:ind w:left="567" w:leftChars="0" w:hanging="567" w:firstLineChars="0"/>
        <w:rPr>
          <w:color w:val="000000" w:themeColor="text1"/>
          <w14:textFill>
            <w14:solidFill>
              <w14:schemeClr w14:val="tx1"/>
            </w14:solidFill>
          </w14:textFill>
        </w:rPr>
      </w:pPr>
      <w:bookmarkStart w:id="59" w:name="_Toc10409"/>
      <w:bookmarkStart w:id="60" w:name="_Toc16574"/>
      <w:r>
        <w:rPr>
          <w:rFonts w:hint="eastAsia"/>
          <w:color w:val="000000" w:themeColor="text1"/>
          <w14:textFill>
            <w14:solidFill>
              <w14:schemeClr w14:val="tx1"/>
            </w14:solidFill>
          </w14:textFill>
        </w:rPr>
        <w:t>假设与依赖</w:t>
      </w:r>
      <w:bookmarkEnd w:id="59"/>
      <w:bookmarkEnd w:id="60"/>
    </w:p>
    <w:p>
      <w:pPr>
        <w:numPr>
          <w:ilvl w:val="2"/>
          <w:numId w:val="2"/>
        </w:numPr>
        <w:ind w:left="709" w:leftChars="0" w:hanging="709" w:firstLineChars="0"/>
        <w:rPr>
          <w:rFonts w:hint="default"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针对角色的假设与依赖</w:t>
      </w:r>
    </w:p>
    <w:p>
      <w:pPr>
        <w:pStyle w:val="5"/>
        <w:numPr>
          <w:ilvl w:val="3"/>
          <w:numId w:val="2"/>
        </w:numPr>
        <w:bidi w:val="0"/>
        <w:ind w:left="850" w:leftChars="0" w:hanging="850" w:firstLineChars="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numPr>
          <w:ilvl w:val="3"/>
          <w:numId w:val="2"/>
        </w:numPr>
        <w:bidi w:val="0"/>
        <w:ind w:left="850" w:leftChars="0" w:hanging="850" w:firstLineChars="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numPr>
          <w:ilvl w:val="3"/>
          <w:numId w:val="2"/>
        </w:numPr>
        <w:bidi w:val="0"/>
        <w:ind w:left="850" w:leftChars="0" w:hanging="850" w:firstLineChars="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numPr>
          <w:ilvl w:val="3"/>
          <w:numId w:val="2"/>
        </w:numPr>
        <w:bidi w:val="0"/>
        <w:ind w:left="850" w:leftChars="0" w:hanging="850" w:firstLineChars="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numPr>
          <w:ilvl w:val="2"/>
          <w:numId w:val="2"/>
        </w:numPr>
        <w:ind w:left="709" w:leftChars="0" w:hanging="709" w:firstLineChars="0"/>
        <w:rPr>
          <w:color w:val="000000" w:themeColor="text1"/>
          <w14:textFill>
            <w14:solidFill>
              <w14:schemeClr w14:val="tx1"/>
            </w14:solidFill>
          </w14:textFill>
        </w:rPr>
      </w:pPr>
      <w:bookmarkStart w:id="61" w:name="_Toc11190"/>
      <w:bookmarkStart w:id="62" w:name="_Toc13447"/>
      <w:r>
        <w:rPr>
          <w:rFonts w:hint="eastAsia"/>
          <w:color w:val="000000" w:themeColor="text1"/>
          <w14:textFill>
            <w14:solidFill>
              <w14:schemeClr w14:val="tx1"/>
            </w14:solidFill>
          </w14:textFill>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numPr>
          <w:ilvl w:val="2"/>
          <w:numId w:val="2"/>
        </w:numPr>
        <w:ind w:left="709" w:leftChars="0" w:hanging="709" w:firstLineChars="0"/>
        <w:rPr>
          <w:color w:val="000000" w:themeColor="text1"/>
          <w14:textFill>
            <w14:solidFill>
              <w14:schemeClr w14:val="tx1"/>
            </w14:solidFill>
          </w14:textFill>
        </w:rPr>
      </w:pPr>
      <w:bookmarkStart w:id="63" w:name="_Toc24568"/>
      <w:bookmarkStart w:id="64" w:name="_Toc23426"/>
      <w:r>
        <w:rPr>
          <w:rFonts w:hint="eastAsia"/>
          <w:color w:val="000000" w:themeColor="text1"/>
          <w14:textFill>
            <w14:solidFill>
              <w14:schemeClr w14:val="tx1"/>
            </w14:solidFill>
          </w14:textFill>
        </w:rPr>
        <w:t>技术基础</w:t>
      </w:r>
      <w:bookmarkEnd w:id="63"/>
      <w:bookmarkEnd w:id="64"/>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1"/>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numPr>
          <w:ilvl w:val="2"/>
          <w:numId w:val="2"/>
        </w:numPr>
        <w:ind w:left="709" w:leftChars="0" w:hanging="709" w:firstLineChars="0"/>
        <w:rPr>
          <w:color w:val="000000" w:themeColor="text1"/>
          <w14:textFill>
            <w14:solidFill>
              <w14:schemeClr w14:val="tx1"/>
            </w14:solidFill>
          </w14:textFill>
        </w:rPr>
      </w:pPr>
      <w:bookmarkStart w:id="65" w:name="_Toc8356"/>
      <w:bookmarkStart w:id="66" w:name="_Toc4218"/>
      <w:r>
        <w:rPr>
          <w:rFonts w:hint="eastAsia"/>
          <w:color w:val="000000" w:themeColor="text1"/>
          <w:lang w:val="en-US" w:eastAsia="zh-CN"/>
          <w14:textFill>
            <w14:solidFill>
              <w14:schemeClr w14:val="tx1"/>
            </w14:solidFill>
          </w14:textFill>
        </w:rPr>
        <w:t>开发人员的</w:t>
      </w:r>
      <w:r>
        <w:rPr>
          <w:rFonts w:hint="eastAsia"/>
          <w:color w:val="000000" w:themeColor="text1"/>
          <w14:textFill>
            <w14:solidFill>
              <w14:schemeClr w14:val="tx1"/>
            </w14:solidFill>
          </w14:textFill>
        </w:rPr>
        <w:t>个人业务能力</w:t>
      </w:r>
      <w:bookmarkEnd w:id="65"/>
      <w:bookmarkEnd w:id="66"/>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2"/>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numPr>
          <w:ilvl w:val="2"/>
          <w:numId w:val="2"/>
        </w:numPr>
        <w:ind w:left="709" w:leftChars="0" w:hanging="709" w:firstLineChars="0"/>
        <w:rPr>
          <w:color w:val="000000" w:themeColor="text1"/>
          <w14:textFill>
            <w14:solidFill>
              <w14:schemeClr w14:val="tx1"/>
            </w14:solidFill>
          </w14:textFill>
        </w:rPr>
      </w:pPr>
      <w:bookmarkStart w:id="67" w:name="_Toc17720"/>
      <w:bookmarkStart w:id="68" w:name="_Toc8455"/>
      <w:r>
        <w:rPr>
          <w:rFonts w:hint="eastAsia"/>
          <w:color w:val="000000" w:themeColor="text1"/>
          <w14:textFill>
            <w14:solidFill>
              <w14:schemeClr w14:val="tx1"/>
            </w14:solidFill>
          </w14:textFill>
        </w:rPr>
        <w:t>工作环境</w:t>
      </w:r>
      <w:bookmarkEnd w:id="67"/>
      <w:bookmarkEnd w:id="68"/>
    </w:p>
    <w:p>
      <w:pPr>
        <w:bidi w:val="0"/>
        <w:rPr>
          <w:rFonts w:hint="default"/>
          <w:lang w:val="en-US" w:eastAsia="zh-CN"/>
        </w:rPr>
      </w:pPr>
      <w:r>
        <w:rPr>
          <w:rFonts w:hint="eastAsia"/>
          <w:lang w:val="en-US" w:eastAsia="zh-CN"/>
        </w:rPr>
        <w:t>居家办公</w:t>
      </w:r>
    </w:p>
    <w:p>
      <w:pPr>
        <w:pStyle w:val="2"/>
        <w:numPr>
          <w:ilvl w:val="0"/>
          <w:numId w:val="13"/>
        </w:numPr>
        <w:bidi w:val="0"/>
        <w:ind w:left="425" w:leftChars="0" w:hanging="425" w:firstLineChars="0"/>
      </w:pPr>
      <w:bookmarkStart w:id="69" w:name="_Toc26343"/>
      <w:bookmarkStart w:id="70" w:name="_Toc6516"/>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numPr>
          <w:ilvl w:val="1"/>
          <w:numId w:val="13"/>
        </w:numPr>
        <w:ind w:left="0" w:leftChars="0" w:firstLine="0" w:firstLineChars="0"/>
        <w:rPr>
          <w:color w:val="000000" w:themeColor="text1"/>
          <w14:textFill>
            <w14:solidFill>
              <w14:schemeClr w14:val="tx1"/>
            </w14:solidFill>
          </w14:textFill>
        </w:rPr>
      </w:pPr>
      <w:bookmarkStart w:id="71" w:name="_Toc18952"/>
      <w:bookmarkStart w:id="72" w:name="_Toc18589"/>
      <w:r>
        <w:rPr>
          <w:rFonts w:hint="eastAsia"/>
          <w:color w:val="000000" w:themeColor="text1"/>
          <w14:textFill>
            <w14:solidFill>
              <w14:schemeClr w14:val="tx1"/>
            </w14:solidFill>
          </w14:textFill>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numPr>
          <w:ilvl w:val="2"/>
          <w:numId w:val="13"/>
        </w:numPr>
        <w:bidi w:val="0"/>
        <w:ind w:left="0" w:leftChars="0" w:firstLine="0" w:firstLineChars="0"/>
        <w:rPr>
          <w:rFonts w:hint="default"/>
          <w:lang w:val="en-US" w:eastAsia="zh-CN"/>
        </w:rPr>
      </w:pPr>
      <w:bookmarkStart w:id="73" w:name="_Toc28103"/>
      <w:r>
        <w:rPr>
          <w:rFonts w:hint="eastAsia"/>
          <w:lang w:val="en-US" w:eastAsia="zh-CN"/>
        </w:rPr>
        <w:t>用户和企业均会涉及到的界面</w:t>
      </w:r>
      <w:bookmarkEnd w:id="73"/>
    </w:p>
    <w:p>
      <w:pPr>
        <w:rPr>
          <w:rFonts w:hint="default"/>
          <w:lang w:val="en-US" w:eastAsia="zh-CN"/>
        </w:rPr>
      </w:pPr>
      <w:r>
        <w:rPr>
          <w:rFonts w:hint="eastAsia"/>
          <w:lang w:val="en-US" w:eastAsia="zh-CN"/>
        </w:rPr>
        <w:t>本段主要说明用户与企业都会使用的功能及其界面。</w:t>
      </w:r>
    </w:p>
    <w:p>
      <w:pPr>
        <w:pStyle w:val="5"/>
        <w:numPr>
          <w:ilvl w:val="3"/>
          <w:numId w:val="13"/>
        </w:numPr>
        <w:bidi w:val="0"/>
        <w:ind w:left="850" w:leftChars="0" w:hanging="850" w:firstLineChars="0"/>
      </w:pPr>
      <w:bookmarkStart w:id="74" w:name="_Ref5024"/>
      <w:r>
        <w:rPr>
          <w:rFonts w:hint="eastAsia"/>
          <w:lang w:val="en-US" w:eastAsia="zh-CN"/>
        </w:rPr>
        <w:t>申请</w:t>
      </w:r>
      <w:bookmarkEnd w:id="74"/>
      <w:r>
        <w:rPr>
          <w:rFonts w:hint="eastAsia"/>
          <w:lang w:val="en-US" w:eastAsia="zh-CN"/>
        </w:rPr>
        <w:t>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窗口标题：</w:t>
      </w:r>
    </w:p>
    <w:p>
      <w:pPr>
        <w:bidi w:val="0"/>
        <w:rPr>
          <w:rFonts w:hint="default" w:eastAsia="宋体"/>
          <w:lang w:val="en-US" w:eastAsia="zh-CN"/>
        </w:rPr>
      </w:pPr>
      <w:r>
        <w:rPr>
          <w:rFonts w:hint="eastAsia"/>
          <w:lang w:val="en-US" w:eastAsia="zh-CN"/>
        </w:rPr>
        <w:t>申请服务单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窗口标识符：</w:t>
      </w:r>
    </w:p>
    <w:p>
      <w:pPr>
        <w:bidi w:val="0"/>
        <w:rPr>
          <w:rFonts w:hint="default" w:eastAsia="宋体"/>
          <w:lang w:val="en-US" w:eastAsia="zh-CN"/>
        </w:rPr>
      </w:pPr>
      <w:r>
        <w:rPr>
          <w:rFonts w:hint="default"/>
          <w:lang w:val="en-US" w:eastAsia="zh-CN"/>
        </w:rPr>
        <w:t>ApplyTicket</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目的：</w:t>
      </w:r>
    </w:p>
    <w:p>
      <w:pPr>
        <w:bidi w:val="0"/>
        <w:rPr>
          <w:rFonts w:hint="default" w:eastAsia="宋体"/>
          <w:lang w:val="en-US" w:eastAsia="zh-CN"/>
        </w:rPr>
      </w:pPr>
      <w:r>
        <w:rPr>
          <w:rFonts w:hint="eastAsia"/>
          <w:lang w:val="en-US" w:eastAsia="zh-CN"/>
        </w:rPr>
        <w:t>用户向企业申请服务单或企业向用户发放服务单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界面布局：</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1420"/>
            <wp:effectExtent l="0" t="0" r="10160" b="11430"/>
            <wp:docPr id="7" name="图片 7" descr="申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申请服务单_状态 1"/>
                    <pic:cNvPicPr>
                      <a:picLocks noChangeAspect="1"/>
                    </pic:cNvPicPr>
                  </pic:nvPicPr>
                  <pic:blipFill>
                    <a:blip r:embed="rId15"/>
                    <a:stretch>
                      <a:fillRect/>
                    </a:stretch>
                  </pic:blipFill>
                  <pic:spPr>
                    <a:xfrm>
                      <a:off x="0" y="0"/>
                      <a:ext cx="5266690" cy="374142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申请服务单界面布局</w:t>
      </w:r>
    </w:p>
    <w:p>
      <w:pPr>
        <w:pStyle w:val="6"/>
        <w:numPr>
          <w:ilvl w:val="4"/>
          <w:numId w:val="13"/>
        </w:numPr>
        <w:bidi w:val="0"/>
        <w:ind w:left="991" w:leftChars="0" w:hanging="991" w:firstLineChars="0"/>
        <w:outlineLvl w:val="9"/>
      </w:pPr>
      <w:r>
        <w:rPr>
          <w:rFonts w:hint="eastAsia"/>
        </w:rPr>
        <w:t>数据项描述：</w:t>
      </w:r>
    </w:p>
    <w:p>
      <w:pPr>
        <w:pStyle w:val="35"/>
        <w:jc w:val="both"/>
        <w:rPr>
          <w:color w:val="000000" w:themeColor="text1"/>
          <w14:textFill>
            <w14:solidFill>
              <w14:schemeClr w14:val="tx1"/>
            </w14:solidFill>
          </w14:textFill>
        </w:rPr>
      </w:pPr>
    </w:p>
    <w:p>
      <w:pPr>
        <w:pStyle w:val="10"/>
        <w:rPr>
          <w:rFonts w:hint="eastAsia" w:eastAsia="宋体"/>
          <w:lang w:eastAsia="zh-CN"/>
        </w:rPr>
      </w:pPr>
      <w:bookmarkStart w:id="75" w:name="_Ref65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申请服务单</w:t>
      </w:r>
      <w:r>
        <w:rPr>
          <w:rFonts w:hint="eastAsia"/>
          <w:lang w:eastAsia="zh-CN"/>
        </w:rPr>
        <w:t>数据项</w:t>
      </w:r>
      <w:bookmarkEnd w:id="75"/>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654"/>
        <w:gridCol w:w="405"/>
        <w:gridCol w:w="663"/>
        <w:gridCol w:w="2052"/>
        <w:gridCol w:w="698"/>
        <w:gridCol w:w="776"/>
        <w:gridCol w:w="431"/>
        <w:gridCol w:w="673"/>
        <w:gridCol w:w="6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827" w:type="dxa"/>
            <w:vAlign w:val="center"/>
          </w:tcPr>
          <w:p>
            <w:pPr>
              <w:pStyle w:val="34"/>
              <w:widowControl w:val="0"/>
              <w:bidi w:val="0"/>
              <w:jc w:val="center"/>
              <w:rPr>
                <w:b/>
                <w:bCs/>
              </w:rPr>
            </w:pPr>
            <w:r>
              <w:rPr>
                <w:rFonts w:hint="eastAsia"/>
                <w:b/>
                <w:bCs/>
              </w:rPr>
              <w:t>名称</w:t>
            </w:r>
          </w:p>
        </w:tc>
        <w:tc>
          <w:tcPr>
            <w:tcW w:w="654" w:type="dxa"/>
            <w:vAlign w:val="center"/>
          </w:tcPr>
          <w:p>
            <w:pPr>
              <w:pStyle w:val="34"/>
              <w:widowControl w:val="0"/>
              <w:bidi w:val="0"/>
              <w:jc w:val="center"/>
              <w:rPr>
                <w:b/>
                <w:bCs/>
              </w:rPr>
            </w:pPr>
            <w:r>
              <w:rPr>
                <w:rFonts w:hint="eastAsia"/>
                <w:b/>
                <w:bCs/>
              </w:rPr>
              <w:t>类型</w:t>
            </w:r>
          </w:p>
        </w:tc>
        <w:tc>
          <w:tcPr>
            <w:tcW w:w="405" w:type="dxa"/>
            <w:vAlign w:val="center"/>
          </w:tcPr>
          <w:p>
            <w:pPr>
              <w:pStyle w:val="34"/>
              <w:widowControl w:val="0"/>
              <w:bidi w:val="0"/>
              <w:jc w:val="center"/>
              <w:rPr>
                <w:b/>
                <w:bCs/>
              </w:rPr>
            </w:pPr>
            <w:r>
              <w:rPr>
                <w:rFonts w:hint="eastAsia"/>
                <w:b/>
                <w:bCs/>
              </w:rPr>
              <w:t>精度</w:t>
            </w:r>
          </w:p>
        </w:tc>
        <w:tc>
          <w:tcPr>
            <w:tcW w:w="663" w:type="dxa"/>
            <w:vAlign w:val="center"/>
          </w:tcPr>
          <w:p>
            <w:pPr>
              <w:pStyle w:val="34"/>
              <w:widowControl w:val="0"/>
              <w:bidi w:val="0"/>
              <w:jc w:val="center"/>
              <w:rPr>
                <w:b/>
                <w:bCs/>
              </w:rPr>
            </w:pPr>
            <w:r>
              <w:rPr>
                <w:rFonts w:hint="eastAsia"/>
                <w:b/>
                <w:bCs/>
              </w:rPr>
              <w:t>有效范围</w:t>
            </w:r>
          </w:p>
        </w:tc>
        <w:tc>
          <w:tcPr>
            <w:tcW w:w="2052" w:type="dxa"/>
            <w:vAlign w:val="center"/>
          </w:tcPr>
          <w:p>
            <w:pPr>
              <w:pStyle w:val="34"/>
              <w:widowControl w:val="0"/>
              <w:bidi w:val="0"/>
              <w:jc w:val="center"/>
              <w:rPr>
                <w:b/>
                <w:bCs/>
              </w:rPr>
            </w:pPr>
            <w:r>
              <w:rPr>
                <w:rFonts w:hint="eastAsia"/>
                <w:b/>
                <w:bCs/>
              </w:rPr>
              <w:t>格式</w:t>
            </w:r>
          </w:p>
        </w:tc>
        <w:tc>
          <w:tcPr>
            <w:tcW w:w="698" w:type="dxa"/>
            <w:vAlign w:val="center"/>
          </w:tcPr>
          <w:p>
            <w:pPr>
              <w:pStyle w:val="34"/>
              <w:widowControl w:val="0"/>
              <w:bidi w:val="0"/>
              <w:jc w:val="center"/>
              <w:rPr>
                <w:b/>
                <w:bCs/>
              </w:rPr>
            </w:pPr>
            <w:r>
              <w:rPr>
                <w:rFonts w:hint="eastAsia"/>
                <w:b/>
                <w:bCs/>
              </w:rPr>
              <w:t>长度限制</w:t>
            </w:r>
          </w:p>
        </w:tc>
        <w:tc>
          <w:tcPr>
            <w:tcW w:w="776" w:type="dxa"/>
            <w:vAlign w:val="center"/>
          </w:tcPr>
          <w:p>
            <w:pPr>
              <w:pStyle w:val="34"/>
              <w:widowControl w:val="0"/>
              <w:bidi w:val="0"/>
              <w:jc w:val="center"/>
              <w:rPr>
                <w:b/>
                <w:bCs/>
              </w:rPr>
            </w:pPr>
            <w:r>
              <w:rPr>
                <w:rFonts w:hint="eastAsia"/>
                <w:b/>
                <w:bCs/>
              </w:rPr>
              <w:t>度量单位</w:t>
            </w:r>
          </w:p>
        </w:tc>
        <w:tc>
          <w:tcPr>
            <w:tcW w:w="431" w:type="dxa"/>
            <w:vAlign w:val="center"/>
          </w:tcPr>
          <w:p>
            <w:pPr>
              <w:pStyle w:val="34"/>
              <w:widowControl w:val="0"/>
              <w:bidi w:val="0"/>
              <w:jc w:val="center"/>
              <w:rPr>
                <w:b/>
                <w:bCs/>
              </w:rPr>
            </w:pPr>
            <w:r>
              <w:rPr>
                <w:rFonts w:hint="eastAsia"/>
                <w:b/>
                <w:bCs/>
              </w:rPr>
              <w:t>缺省</w:t>
            </w:r>
          </w:p>
        </w:tc>
        <w:tc>
          <w:tcPr>
            <w:tcW w:w="673" w:type="dxa"/>
            <w:vAlign w:val="center"/>
          </w:tcPr>
          <w:p>
            <w:pPr>
              <w:pStyle w:val="34"/>
              <w:widowControl w:val="0"/>
              <w:bidi w:val="0"/>
              <w:jc w:val="center"/>
              <w:rPr>
                <w:b/>
                <w:bCs/>
              </w:rPr>
            </w:pPr>
            <w:r>
              <w:rPr>
                <w:rFonts w:hint="eastAsia"/>
                <w:b/>
                <w:bCs/>
              </w:rPr>
              <w:t>是否可空</w:t>
            </w:r>
          </w:p>
        </w:tc>
        <w:tc>
          <w:tcPr>
            <w:tcW w:w="664" w:type="dxa"/>
            <w:vAlign w:val="center"/>
          </w:tcPr>
          <w:p>
            <w:pPr>
              <w:pStyle w:val="34"/>
              <w:widowControl w:val="0"/>
              <w:bidi w:val="0"/>
              <w:jc w:val="center"/>
              <w:rPr>
                <w:b/>
                <w:bCs/>
              </w:rPr>
            </w:pPr>
            <w:r>
              <w:rPr>
                <w:rFonts w:hint="eastAsia"/>
                <w:b/>
                <w:bCs/>
              </w:rPr>
              <w:t>数据来源</w:t>
            </w:r>
          </w:p>
        </w:tc>
        <w:tc>
          <w:tcPr>
            <w:tcW w:w="679" w:type="dxa"/>
            <w:vAlign w:val="center"/>
          </w:tcPr>
          <w:p>
            <w:pPr>
              <w:pStyle w:val="34"/>
              <w:widowControl w:val="0"/>
              <w:bidi w:val="0"/>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5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40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NA</w:t>
            </w:r>
          </w:p>
        </w:tc>
        <w:tc>
          <w:tcPr>
            <w:tcW w:w="663"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2052"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9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76"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1"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3"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4"/>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4"/>
              <w:widowControl w:val="0"/>
              <w:bidi w:val="0"/>
              <w:jc w:val="both"/>
              <w:rPr>
                <w:rFonts w:hint="default"/>
                <w:lang w:val="en-US" w:eastAsia="zh-CN"/>
              </w:rPr>
            </w:pPr>
            <w:r>
              <w:rPr>
                <w:rFonts w:hint="eastAsia"/>
                <w:lang w:val="en-US" w:eastAsia="zh-CN"/>
              </w:rPr>
              <w:t>服务单编号</w:t>
            </w:r>
          </w:p>
        </w:tc>
        <w:tc>
          <w:tcPr>
            <w:tcW w:w="654" w:type="dxa"/>
          </w:tcPr>
          <w:p>
            <w:pPr>
              <w:pStyle w:val="34"/>
              <w:widowControl w:val="0"/>
              <w:bidi w:val="0"/>
              <w:jc w:val="both"/>
            </w:pPr>
            <w:r>
              <w:rPr>
                <w:rFonts w:hint="eastAsia"/>
              </w:rPr>
              <w:t>整型</w:t>
            </w:r>
          </w:p>
        </w:tc>
        <w:tc>
          <w:tcPr>
            <w:tcW w:w="405" w:type="dxa"/>
          </w:tcPr>
          <w:p>
            <w:pPr>
              <w:pStyle w:val="34"/>
              <w:widowControl w:val="0"/>
              <w:bidi w:val="0"/>
              <w:jc w:val="both"/>
            </w:pPr>
            <w:r>
              <w:rPr>
                <w:rFonts w:hint="eastAsia"/>
              </w:rPr>
              <w:t>NA</w:t>
            </w:r>
          </w:p>
        </w:tc>
        <w:tc>
          <w:tcPr>
            <w:tcW w:w="663" w:type="dxa"/>
          </w:tcPr>
          <w:p>
            <w:pPr>
              <w:pStyle w:val="34"/>
              <w:widowControl w:val="0"/>
              <w:bidi w:val="0"/>
              <w:jc w:val="both"/>
            </w:pPr>
            <w:r>
              <w:rPr>
                <w:rFonts w:hint="eastAsia"/>
              </w:rPr>
              <w:t>NA</w:t>
            </w:r>
          </w:p>
        </w:tc>
        <w:tc>
          <w:tcPr>
            <w:tcW w:w="2052" w:type="dxa"/>
          </w:tcPr>
          <w:p>
            <w:pPr>
              <w:pStyle w:val="34"/>
              <w:widowControl w:val="0"/>
              <w:bidi w:val="0"/>
              <w:jc w:val="both"/>
            </w:pPr>
            <w:r>
              <w:rPr>
                <w:rFonts w:hint="eastAsia"/>
              </w:rPr>
              <w:t>^[1-9</w:t>
            </w:r>
            <w:r>
              <w:rPr>
                <w:rFonts w:hint="eastAsia"/>
                <w:lang w:val="en-US" w:eastAsia="zh-CN"/>
              </w:rPr>
              <w:t xml:space="preserve"> </w:t>
            </w:r>
            <w:r>
              <w:rPr>
                <w:rFonts w:hint="eastAsia"/>
              </w:rPr>
              <w:t>]\d</w:t>
            </w:r>
            <w:r>
              <w:rPr>
                <w:rFonts w:hint="default"/>
                <w:lang w:val="en-US"/>
              </w:rPr>
              <w:t>{0,19}</w:t>
            </w:r>
            <w:r>
              <w:rPr>
                <w:rFonts w:hint="eastAsia"/>
              </w:rPr>
              <w:t>$</w:t>
            </w:r>
          </w:p>
        </w:tc>
        <w:tc>
          <w:tcPr>
            <w:tcW w:w="698" w:type="dxa"/>
          </w:tcPr>
          <w:p>
            <w:pPr>
              <w:pStyle w:val="34"/>
              <w:widowControl w:val="0"/>
              <w:bidi w:val="0"/>
              <w:jc w:val="both"/>
            </w:pPr>
            <w:r>
              <w:rPr>
                <w:rFonts w:hint="eastAsia"/>
                <w:lang w:val="en-US" w:eastAsia="zh-CN"/>
              </w:rPr>
              <w:t>20</w:t>
            </w:r>
            <w:r>
              <w:rPr>
                <w:rFonts w:hint="eastAsia"/>
              </w:rPr>
              <w:t>位</w:t>
            </w:r>
          </w:p>
        </w:tc>
        <w:tc>
          <w:tcPr>
            <w:tcW w:w="776" w:type="dxa"/>
          </w:tcPr>
          <w:p>
            <w:pPr>
              <w:pStyle w:val="34"/>
              <w:widowControl w:val="0"/>
              <w:bidi w:val="0"/>
              <w:jc w:val="both"/>
            </w:pPr>
            <w:r>
              <w:rPr>
                <w:rFonts w:hint="eastAsia"/>
              </w:rPr>
              <w:t>NA</w:t>
            </w:r>
          </w:p>
        </w:tc>
        <w:tc>
          <w:tcPr>
            <w:tcW w:w="431" w:type="dxa"/>
          </w:tcPr>
          <w:p>
            <w:pPr>
              <w:pStyle w:val="34"/>
              <w:widowControl w:val="0"/>
              <w:bidi w:val="0"/>
              <w:jc w:val="both"/>
            </w:pPr>
            <w:r>
              <w:rPr>
                <w:rFonts w:hint="eastAsia"/>
              </w:rPr>
              <w:t>无</w:t>
            </w:r>
          </w:p>
        </w:tc>
        <w:tc>
          <w:tcPr>
            <w:tcW w:w="673" w:type="dxa"/>
          </w:tcPr>
          <w:p>
            <w:pPr>
              <w:pStyle w:val="34"/>
              <w:widowControl w:val="0"/>
              <w:bidi w:val="0"/>
              <w:jc w:val="both"/>
            </w:pPr>
            <w:r>
              <w:rPr>
                <w:rFonts w:hint="eastAsia"/>
              </w:rPr>
              <w:t>是</w:t>
            </w:r>
          </w:p>
        </w:tc>
        <w:tc>
          <w:tcPr>
            <w:tcW w:w="664" w:type="dxa"/>
          </w:tcPr>
          <w:p>
            <w:pPr>
              <w:pStyle w:val="34"/>
              <w:widowControl w:val="0"/>
              <w:bidi w:val="0"/>
              <w:jc w:val="both"/>
              <w:rPr>
                <w:rFonts w:hint="default"/>
                <w:lang w:val="en-US" w:eastAsia="zh-CN"/>
              </w:rPr>
            </w:pPr>
            <w:r>
              <w:rPr>
                <w:rFonts w:hint="eastAsia"/>
                <w:lang w:val="en-US" w:eastAsia="zh-CN"/>
              </w:rPr>
              <w:t>系统输入</w:t>
            </w:r>
          </w:p>
        </w:tc>
        <w:tc>
          <w:tcPr>
            <w:tcW w:w="679" w:type="dxa"/>
          </w:tcPr>
          <w:p>
            <w:pPr>
              <w:pStyle w:val="34"/>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4"/>
              <w:widowControl w:val="0"/>
              <w:bidi w:val="0"/>
              <w:jc w:val="both"/>
              <w:rPr>
                <w:rFonts w:hint="default" w:eastAsia="宋体"/>
                <w:lang w:val="en-US" w:eastAsia="zh-CN"/>
              </w:rPr>
            </w:pPr>
            <w:r>
              <w:rPr>
                <w:rFonts w:hint="eastAsia"/>
                <w:lang w:val="en-US" w:eastAsia="zh-CN"/>
              </w:rPr>
              <w:t>用户ID</w:t>
            </w:r>
          </w:p>
        </w:tc>
        <w:tc>
          <w:tcPr>
            <w:tcW w:w="654" w:type="dxa"/>
          </w:tcPr>
          <w:p>
            <w:pPr>
              <w:pStyle w:val="34"/>
              <w:widowControl w:val="0"/>
              <w:bidi w:val="0"/>
              <w:jc w:val="both"/>
            </w:pPr>
            <w:r>
              <w:rPr>
                <w:rFonts w:hint="eastAsia"/>
              </w:rPr>
              <w:t>字符串</w:t>
            </w:r>
          </w:p>
        </w:tc>
        <w:tc>
          <w:tcPr>
            <w:tcW w:w="405" w:type="dxa"/>
          </w:tcPr>
          <w:p>
            <w:pPr>
              <w:pStyle w:val="34"/>
              <w:widowControl w:val="0"/>
              <w:bidi w:val="0"/>
              <w:jc w:val="both"/>
            </w:pPr>
            <w:r>
              <w:rPr>
                <w:rFonts w:hint="eastAsia"/>
              </w:rPr>
              <w:t>NA</w:t>
            </w:r>
          </w:p>
        </w:tc>
        <w:tc>
          <w:tcPr>
            <w:tcW w:w="663" w:type="dxa"/>
          </w:tcPr>
          <w:p>
            <w:pPr>
              <w:pStyle w:val="34"/>
              <w:widowControl w:val="0"/>
              <w:bidi w:val="0"/>
              <w:jc w:val="both"/>
            </w:pPr>
            <w:r>
              <w:rPr>
                <w:rFonts w:hint="eastAsia"/>
              </w:rPr>
              <w:t>NA</w:t>
            </w:r>
          </w:p>
        </w:tc>
        <w:tc>
          <w:tcPr>
            <w:tcW w:w="2052" w:type="dxa"/>
          </w:tcPr>
          <w:p>
            <w:pPr>
              <w:pStyle w:val="34"/>
              <w:widowControl w:val="0"/>
              <w:bidi w:val="0"/>
              <w:jc w:val="both"/>
            </w:pPr>
            <w:r>
              <w:rPr>
                <w:rFonts w:hint="eastAsia"/>
              </w:rPr>
              <w:t>^[0-9a-zA-Z]{1,20}$</w:t>
            </w:r>
          </w:p>
        </w:tc>
        <w:tc>
          <w:tcPr>
            <w:tcW w:w="698" w:type="dxa"/>
          </w:tcPr>
          <w:p>
            <w:pPr>
              <w:pStyle w:val="34"/>
              <w:widowControl w:val="0"/>
              <w:bidi w:val="0"/>
              <w:jc w:val="both"/>
            </w:pPr>
            <w:r>
              <w:rPr>
                <w:rFonts w:hint="eastAsia"/>
              </w:rPr>
              <w:t>20字</w:t>
            </w:r>
          </w:p>
        </w:tc>
        <w:tc>
          <w:tcPr>
            <w:tcW w:w="776" w:type="dxa"/>
          </w:tcPr>
          <w:p>
            <w:pPr>
              <w:pStyle w:val="34"/>
              <w:widowControl w:val="0"/>
              <w:bidi w:val="0"/>
              <w:jc w:val="both"/>
            </w:pPr>
            <w:r>
              <w:rPr>
                <w:rFonts w:hint="eastAsia"/>
              </w:rPr>
              <w:t>NA</w:t>
            </w:r>
          </w:p>
        </w:tc>
        <w:tc>
          <w:tcPr>
            <w:tcW w:w="431" w:type="dxa"/>
          </w:tcPr>
          <w:p>
            <w:pPr>
              <w:pStyle w:val="34"/>
              <w:widowControl w:val="0"/>
              <w:bidi w:val="0"/>
              <w:jc w:val="both"/>
            </w:pPr>
            <w:r>
              <w:rPr>
                <w:rFonts w:hint="eastAsia"/>
              </w:rPr>
              <w:t>无</w:t>
            </w:r>
          </w:p>
        </w:tc>
        <w:tc>
          <w:tcPr>
            <w:tcW w:w="673" w:type="dxa"/>
          </w:tcPr>
          <w:p>
            <w:pPr>
              <w:pStyle w:val="34"/>
              <w:widowControl w:val="0"/>
              <w:bidi w:val="0"/>
              <w:jc w:val="both"/>
            </w:pPr>
            <w:r>
              <w:rPr>
                <w:rFonts w:hint="eastAsia"/>
              </w:rPr>
              <w:t>是</w:t>
            </w:r>
          </w:p>
        </w:tc>
        <w:tc>
          <w:tcPr>
            <w:tcW w:w="664" w:type="dxa"/>
          </w:tcPr>
          <w:p>
            <w:pPr>
              <w:pStyle w:val="34"/>
              <w:widowControl w:val="0"/>
              <w:bidi w:val="0"/>
              <w:jc w:val="both"/>
              <w:rPr>
                <w:rFonts w:hint="default" w:eastAsia="宋体"/>
                <w:lang w:val="en-US" w:eastAsia="zh-CN"/>
              </w:rPr>
            </w:pPr>
            <w:r>
              <w:rPr>
                <w:rFonts w:hint="eastAsia"/>
                <w:lang w:val="en-US" w:eastAsia="zh-CN"/>
              </w:rPr>
              <w:t>系统输入</w:t>
            </w:r>
          </w:p>
        </w:tc>
        <w:tc>
          <w:tcPr>
            <w:tcW w:w="679" w:type="dxa"/>
          </w:tcPr>
          <w:p>
            <w:pPr>
              <w:pStyle w:val="34"/>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4"/>
              <w:widowControl w:val="0"/>
              <w:bidi w:val="0"/>
              <w:jc w:val="both"/>
              <w:rPr>
                <w:rFonts w:hint="default" w:eastAsia="宋体"/>
                <w:lang w:val="en-US" w:eastAsia="zh-CN"/>
              </w:rPr>
            </w:pPr>
            <w:r>
              <w:rPr>
                <w:rFonts w:hint="eastAsia"/>
                <w:lang w:val="en-US" w:eastAsia="zh-CN"/>
              </w:rPr>
              <w:t>服务单类型</w:t>
            </w:r>
          </w:p>
        </w:tc>
        <w:tc>
          <w:tcPr>
            <w:tcW w:w="654" w:type="dxa"/>
          </w:tcPr>
          <w:p>
            <w:pPr>
              <w:pStyle w:val="34"/>
              <w:widowControl w:val="0"/>
              <w:bidi w:val="0"/>
              <w:jc w:val="both"/>
            </w:pPr>
            <w:r>
              <w:rPr>
                <w:rFonts w:hint="eastAsia"/>
              </w:rPr>
              <w:t>字符串</w:t>
            </w:r>
          </w:p>
        </w:tc>
        <w:tc>
          <w:tcPr>
            <w:tcW w:w="405" w:type="dxa"/>
          </w:tcPr>
          <w:p>
            <w:pPr>
              <w:pStyle w:val="34"/>
              <w:widowControl w:val="0"/>
              <w:bidi w:val="0"/>
              <w:jc w:val="both"/>
            </w:pPr>
            <w:r>
              <w:rPr>
                <w:rFonts w:hint="eastAsia"/>
              </w:rPr>
              <w:t>NA</w:t>
            </w:r>
          </w:p>
        </w:tc>
        <w:tc>
          <w:tcPr>
            <w:tcW w:w="663" w:type="dxa"/>
          </w:tcPr>
          <w:p>
            <w:pPr>
              <w:pStyle w:val="34"/>
              <w:widowControl w:val="0"/>
              <w:bidi w:val="0"/>
              <w:jc w:val="both"/>
            </w:pPr>
            <w:r>
              <w:rPr>
                <w:rFonts w:hint="eastAsia"/>
              </w:rPr>
              <w:t>NA</w:t>
            </w:r>
          </w:p>
        </w:tc>
        <w:tc>
          <w:tcPr>
            <w:tcW w:w="2052" w:type="dxa"/>
          </w:tcPr>
          <w:p>
            <w:pPr>
              <w:pStyle w:val="34"/>
              <w:widowControl w:val="0"/>
              <w:bidi w:val="0"/>
              <w:jc w:val="both"/>
            </w:pPr>
            <w:r>
              <w:rPr>
                <w:rFonts w:hint="eastAsia"/>
              </w:rPr>
              <w:t>^[0-9a-zA-Z\u4e00-\u9fa5]{1,20}$</w:t>
            </w:r>
          </w:p>
        </w:tc>
        <w:tc>
          <w:tcPr>
            <w:tcW w:w="698" w:type="dxa"/>
          </w:tcPr>
          <w:p>
            <w:pPr>
              <w:pStyle w:val="34"/>
              <w:widowControl w:val="0"/>
              <w:bidi w:val="0"/>
              <w:jc w:val="both"/>
            </w:pPr>
            <w:r>
              <w:rPr>
                <w:rFonts w:hint="eastAsia"/>
              </w:rPr>
              <w:t>20字</w:t>
            </w:r>
          </w:p>
        </w:tc>
        <w:tc>
          <w:tcPr>
            <w:tcW w:w="776" w:type="dxa"/>
          </w:tcPr>
          <w:p>
            <w:pPr>
              <w:pStyle w:val="34"/>
              <w:widowControl w:val="0"/>
              <w:bidi w:val="0"/>
              <w:jc w:val="both"/>
            </w:pPr>
            <w:r>
              <w:rPr>
                <w:rFonts w:hint="eastAsia"/>
              </w:rPr>
              <w:t>NA</w:t>
            </w:r>
          </w:p>
        </w:tc>
        <w:tc>
          <w:tcPr>
            <w:tcW w:w="431" w:type="dxa"/>
          </w:tcPr>
          <w:p>
            <w:pPr>
              <w:pStyle w:val="34"/>
              <w:widowControl w:val="0"/>
              <w:bidi w:val="0"/>
              <w:jc w:val="both"/>
              <w:rPr>
                <w:rFonts w:hint="default" w:eastAsia="宋体"/>
                <w:lang w:val="en-US" w:eastAsia="zh-CN"/>
              </w:rPr>
            </w:pPr>
            <w:r>
              <w:rPr>
                <w:rFonts w:hint="eastAsia"/>
                <w:lang w:val="en-US" w:eastAsia="zh-CN"/>
              </w:rPr>
              <w:t>空串</w:t>
            </w:r>
          </w:p>
        </w:tc>
        <w:tc>
          <w:tcPr>
            <w:tcW w:w="673" w:type="dxa"/>
          </w:tcPr>
          <w:p>
            <w:pPr>
              <w:pStyle w:val="34"/>
              <w:widowControl w:val="0"/>
              <w:bidi w:val="0"/>
              <w:jc w:val="both"/>
            </w:pPr>
            <w:r>
              <w:rPr>
                <w:rFonts w:hint="eastAsia"/>
              </w:rPr>
              <w:t>是</w:t>
            </w:r>
          </w:p>
        </w:tc>
        <w:tc>
          <w:tcPr>
            <w:tcW w:w="664" w:type="dxa"/>
          </w:tcPr>
          <w:p>
            <w:pPr>
              <w:pStyle w:val="34"/>
              <w:widowControl w:val="0"/>
              <w:bidi w:val="0"/>
              <w:jc w:val="both"/>
              <w:rPr>
                <w:rFonts w:hint="default" w:eastAsia="宋体"/>
                <w:lang w:val="en-US" w:eastAsia="zh-CN"/>
              </w:rPr>
            </w:pPr>
            <w:r>
              <w:rPr>
                <w:rFonts w:hint="eastAsia"/>
                <w:lang w:val="en-US" w:eastAsia="zh-CN"/>
              </w:rPr>
              <w:t>用户选择</w:t>
            </w:r>
          </w:p>
        </w:tc>
        <w:tc>
          <w:tcPr>
            <w:tcW w:w="679" w:type="dxa"/>
          </w:tcPr>
          <w:p>
            <w:pPr>
              <w:pStyle w:val="34"/>
              <w:widowControl w:val="0"/>
              <w:bidi w:val="0"/>
              <w:jc w:val="both"/>
              <w:rPr>
                <w:rFonts w:hint="default" w:eastAsia="宋体"/>
                <w:lang w:val="en-US" w:eastAsia="zh-CN"/>
              </w:rPr>
            </w:pPr>
            <w:r>
              <w:rPr>
                <w:rFonts w:hint="eastAsia"/>
                <w:lang w:val="en-US" w:eastAsia="zh-CN"/>
              </w:rPr>
              <w:t>提交时确定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服务单状态</w:t>
            </w:r>
          </w:p>
        </w:tc>
        <w:tc>
          <w:tcPr>
            <w:tcW w:w="65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40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3"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052"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{0,19}</w:t>
            </w:r>
            <w:r>
              <w:rPr>
                <w:rFonts w:hint="eastAsia"/>
              </w:rPr>
              <w:t>$</w:t>
            </w:r>
          </w:p>
        </w:tc>
        <w:tc>
          <w:tcPr>
            <w:tcW w:w="69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776"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73"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4"/>
              <w:widowControl w:val="0"/>
              <w:bidi w:val="0"/>
              <w:jc w:val="both"/>
              <w:rPr>
                <w:rFonts w:hint="eastAsia"/>
                <w:lang w:val="en-US" w:eastAsia="zh-CN"/>
              </w:rPr>
            </w:pPr>
          </w:p>
        </w:tc>
      </w:tr>
    </w:tbl>
    <w:p>
      <w:pPr>
        <w:pStyle w:val="34"/>
        <w:rPr>
          <w:color w:val="000000" w:themeColor="text1"/>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eastAsia" w:ascii="宋体" w:hAnsi="宋体" w:eastAsia="宋体" w:cs="宋体"/>
        </w:rPr>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eastAsia="zh-CN"/>
        </w:rPr>
      </w:pPr>
      <w:r>
        <w:rPr>
          <w:rFonts w:hint="eastAsia"/>
          <w:lang w:val="en-US" w:eastAsia="zh-CN"/>
        </w:rPr>
        <w:t>自用户点击申请按钮开始到新的服务单创建完成或用户离开当前页面为止</w:t>
      </w:r>
    </w:p>
    <w:p>
      <w:pPr>
        <w:pStyle w:val="6"/>
        <w:numPr>
          <w:ilvl w:val="4"/>
          <w:numId w:val="13"/>
        </w:numPr>
        <w:bidi w:val="0"/>
        <w:ind w:left="991" w:leftChars="0" w:hanging="991" w:firstLineChars="0"/>
        <w:outlineLvl w:val="9"/>
      </w:pPr>
      <w:r>
        <w:rPr>
          <w:rFonts w:hint="eastAsia"/>
        </w:rPr>
        <w:t>与其它输入/输出的关系：</w:t>
      </w:r>
    </w:p>
    <w:p>
      <w:pPr>
        <w:bidi w:val="0"/>
      </w:pPr>
      <w:r>
        <w:rPr>
          <w:rFonts w:hint="eastAsia"/>
        </w:rPr>
        <w:t>数据将作为</w:t>
      </w:r>
      <w:r>
        <w:rPr>
          <w:rFonts w:hint="eastAsia"/>
          <w:lang w:eastAsia="zh-CN"/>
        </w:rPr>
        <w:fldChar w:fldCharType="begin"/>
      </w:r>
      <w:r>
        <w:rPr>
          <w:rFonts w:hint="eastAsia"/>
          <w:lang w:eastAsia="zh-CN"/>
        </w:rPr>
        <w:instrText xml:space="preserve"> REF _Toc30632 \h </w:instrText>
      </w:r>
      <w:r>
        <w:rPr>
          <w:rFonts w:hint="eastAsia"/>
          <w:lang w:eastAsia="zh-CN"/>
        </w:rPr>
        <w:fldChar w:fldCharType="separate"/>
      </w:r>
      <w:r>
        <w:rPr>
          <w:b/>
        </w:rPr>
        <w:t>错误！未定义书签。</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_Ref1945 \h </w:instrText>
      </w:r>
      <w:r>
        <w:rPr>
          <w:rFonts w:hint="eastAsia"/>
          <w:lang w:eastAsia="zh-CN"/>
        </w:rPr>
        <w:fldChar w:fldCharType="separate"/>
      </w:r>
      <w:r>
        <w:rPr>
          <w:rFonts w:hint="eastAsia"/>
          <w:lang w:val="en-US" w:eastAsia="zh-CN"/>
        </w:rPr>
        <w:t>关闭服务单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_Toc17283 \h </w:instrText>
      </w:r>
      <w:r>
        <w:rPr>
          <w:rFonts w:hint="eastAsia"/>
          <w:lang w:eastAsia="zh-CN"/>
        </w:rPr>
        <w:fldChar w:fldCharType="separate"/>
      </w:r>
      <w:r>
        <w:rPr>
          <w:b/>
        </w:rPr>
        <w:t>错误！未定义书签。</w:t>
      </w:r>
      <w:r>
        <w:rPr>
          <w:rFonts w:hint="eastAsia"/>
          <w:lang w:eastAsia="zh-CN"/>
        </w:rPr>
        <w:fldChar w:fldCharType="end"/>
      </w:r>
      <w:r>
        <w:rPr>
          <w:rFonts w:hint="eastAsia"/>
          <w:lang w:val="en-US" w:eastAsia="zh-CN"/>
        </w:rPr>
        <w:t>的输入</w:t>
      </w:r>
      <w:r>
        <w:rPr>
          <w:rFonts w:hint="eastAsia"/>
        </w:rPr>
        <w:t>。</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color w:val="C00000"/>
        </w:rPr>
      </w:pPr>
      <w:r>
        <w:rPr>
          <w:rFonts w:hint="eastAsia"/>
          <w:color w:val="000000" w:themeColor="text1"/>
          <w:lang w:val="en-US" w:eastAsia="zh-CN"/>
          <w14:textFill>
            <w14:solidFill>
              <w14:schemeClr w14:val="tx1"/>
            </w14:solidFill>
          </w14:textFill>
        </w:rPr>
        <w:t>申请成功后系统弹窗提醒</w:t>
      </w:r>
      <w:r>
        <w:rPr>
          <w:rFonts w:hint="eastAsia"/>
          <w:color w:val="000000" w:themeColor="text1"/>
          <w14:textFill>
            <w14:solidFill>
              <w14:schemeClr w14:val="tx1"/>
            </w14:solidFill>
          </w14:textFill>
        </w:rPr>
        <w:t>。</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用户</w:t>
      </w:r>
      <w:r>
        <w:rPr>
          <w:rFonts w:hint="eastAsia"/>
        </w:rPr>
        <w:t>登陆成功后</w:t>
      </w:r>
      <w:r>
        <w:rPr>
          <w:rFonts w:hint="eastAsia"/>
          <w:lang w:val="en-US" w:eastAsia="zh-CN"/>
        </w:rPr>
        <w:t>与特定企业频道内按钮互动</w:t>
      </w:r>
      <w:r>
        <w:rPr>
          <w:rFonts w:hint="eastAsia"/>
          <w:lang w:eastAsia="zh-CN"/>
        </w:rPr>
        <w:t>。</w:t>
      </w:r>
    </w:p>
    <w:p>
      <w:pPr>
        <w:pStyle w:val="5"/>
        <w:numPr>
          <w:ilvl w:val="3"/>
          <w:numId w:val="13"/>
        </w:numPr>
        <w:bidi w:val="0"/>
        <w:ind w:left="850" w:leftChars="0" w:hanging="850" w:firstLineChars="0"/>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窗口标题：</w:t>
      </w:r>
    </w:p>
    <w:p>
      <w:pPr>
        <w:rPr>
          <w:rFonts w:hint="default" w:eastAsia="宋体"/>
          <w:lang w:val="en-US" w:eastAsia="zh-CN"/>
        </w:rPr>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SubmitTicket</w:t>
      </w:r>
    </w:p>
    <w:p>
      <w:pPr>
        <w:pStyle w:val="6"/>
        <w:numPr>
          <w:ilvl w:val="4"/>
          <w:numId w:val="13"/>
        </w:numPr>
        <w:bidi w:val="0"/>
        <w:ind w:left="991" w:leftChars="0" w:hanging="991" w:firstLineChars="0"/>
      </w:pPr>
      <w:r>
        <w:rPr>
          <w:rFonts w:hint="eastAsia"/>
        </w:rPr>
        <w:t>目的：</w:t>
      </w:r>
    </w:p>
    <w:p>
      <w:pPr>
        <w:bidi w:val="0"/>
        <w:rPr>
          <w:rFonts w:hint="default" w:eastAsia="宋体"/>
          <w:lang w:val="en-US" w:eastAsia="zh-CN"/>
        </w:rPr>
      </w:pPr>
      <w:r>
        <w:rPr>
          <w:rFonts w:hint="eastAsia"/>
          <w:lang w:val="en-US" w:eastAsia="zh-CN"/>
        </w:rPr>
        <w:t>提交一张已经申请的服务单</w:t>
      </w:r>
    </w:p>
    <w:p>
      <w:pPr>
        <w:pStyle w:val="6"/>
        <w:numPr>
          <w:ilvl w:val="4"/>
          <w:numId w:val="13"/>
        </w:numPr>
        <w:bidi w:val="0"/>
        <w:ind w:left="991" w:leftChars="0" w:hanging="991" w:firstLineChars="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6"/>
                    <a:stretch>
                      <a:fillRect/>
                    </a:stretch>
                  </pic:blipFill>
                  <pic:spPr>
                    <a:xfrm>
                      <a:off x="0" y="0"/>
                      <a:ext cx="5267960" cy="3771900"/>
                    </a:xfrm>
                    <a:prstGeom prst="rect">
                      <a:avLst/>
                    </a:prstGeom>
                    <a:noFill/>
                    <a:ln>
                      <a:noFill/>
                    </a:ln>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提交服务单界面布局</w:t>
      </w:r>
    </w:p>
    <w:p>
      <w:pPr>
        <w:pStyle w:val="6"/>
        <w:numPr>
          <w:ilvl w:val="4"/>
          <w:numId w:val="13"/>
        </w:numPr>
        <w:bidi w:val="0"/>
        <w:ind w:left="991" w:leftChars="0" w:hanging="991" w:firstLineChars="0"/>
        <w:outlineLvl w:val="9"/>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428"/>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74"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2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4"/>
              <w:widowControl w:val="0"/>
              <w:bidi w:val="0"/>
              <w:jc w:val="both"/>
              <w:rPr>
                <w:rFonts w:hint="eastAsia"/>
                <w:lang w:val="en-US" w:eastAsia="zh-CN"/>
              </w:rPr>
            </w:pPr>
            <w:r>
              <w:rPr>
                <w:rFonts w:hint="eastAsia" w:cs="Times New Roman"/>
                <w:sz w:val="21"/>
                <w:lang w:val="en-US" w:eastAsia="zh-CN" w:bidi="ar-SA"/>
              </w:rPr>
              <w:t>服务单ID</w:t>
            </w:r>
          </w:p>
        </w:tc>
        <w:tc>
          <w:tcPr>
            <w:tcW w:w="428" w:type="dxa"/>
            <w:vAlign w:val="top"/>
          </w:tcPr>
          <w:p>
            <w:pPr>
              <w:pStyle w:val="34"/>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4"/>
              <w:widowControl w:val="0"/>
              <w:bidi w:val="0"/>
              <w:jc w:val="both"/>
              <w:rPr>
                <w:rFonts w:hint="eastAsia"/>
              </w:rPr>
            </w:pPr>
            <w:r>
              <w:rPr>
                <w:rFonts w:hint="eastAsia" w:cs="Times New Roman"/>
                <w:sz w:val="21"/>
                <w:lang w:val="en-US" w:eastAsia="zh-CN" w:bidi="ar-SA"/>
              </w:rPr>
              <w:t>NA</w:t>
            </w:r>
          </w:p>
        </w:tc>
        <w:tc>
          <w:tcPr>
            <w:tcW w:w="667" w:type="dxa"/>
            <w:vAlign w:val="top"/>
          </w:tcPr>
          <w:p>
            <w:pPr>
              <w:pStyle w:val="34"/>
              <w:widowControl w:val="0"/>
              <w:bidi w:val="0"/>
              <w:jc w:val="both"/>
              <w:rPr>
                <w:rFonts w:hint="eastAsia"/>
              </w:rPr>
            </w:pPr>
            <w:r>
              <w:rPr>
                <w:rFonts w:hint="eastAsia"/>
                <w:lang w:val="en-US" w:eastAsia="zh-CN"/>
              </w:rPr>
              <w:t>NA</w:t>
            </w:r>
          </w:p>
        </w:tc>
        <w:tc>
          <w:tcPr>
            <w:tcW w:w="2612" w:type="dxa"/>
            <w:vAlign w:val="top"/>
          </w:tcPr>
          <w:p>
            <w:pPr>
              <w:pStyle w:val="34"/>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64" w:type="dxa"/>
            <w:vAlign w:val="top"/>
          </w:tcPr>
          <w:p>
            <w:pPr>
              <w:pStyle w:val="34"/>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4"/>
              <w:widowControl w:val="0"/>
              <w:bidi w:val="0"/>
              <w:jc w:val="both"/>
              <w:rPr>
                <w:rFonts w:hint="eastAsia"/>
              </w:rPr>
            </w:pPr>
            <w:r>
              <w:rPr>
                <w:rFonts w:hint="eastAsia"/>
                <w:lang w:val="en-US" w:eastAsia="zh-CN"/>
              </w:rPr>
              <w:t>NA</w:t>
            </w:r>
          </w:p>
        </w:tc>
        <w:tc>
          <w:tcPr>
            <w:tcW w:w="431" w:type="dxa"/>
            <w:vAlign w:val="top"/>
          </w:tcPr>
          <w:p>
            <w:pPr>
              <w:pStyle w:val="34"/>
              <w:widowControl w:val="0"/>
              <w:bidi w:val="0"/>
              <w:jc w:val="both"/>
              <w:rPr>
                <w:rFonts w:hint="eastAsia"/>
              </w:rPr>
            </w:pPr>
            <w:r>
              <w:rPr>
                <w:rFonts w:hint="eastAsia" w:cs="Times New Roman"/>
                <w:sz w:val="21"/>
                <w:lang w:val="en-US" w:eastAsia="zh-CN" w:bidi="ar-SA"/>
              </w:rPr>
              <w:t>无</w:t>
            </w:r>
          </w:p>
        </w:tc>
        <w:tc>
          <w:tcPr>
            <w:tcW w:w="656" w:type="dxa"/>
            <w:vAlign w:val="top"/>
          </w:tcPr>
          <w:p>
            <w:pPr>
              <w:pStyle w:val="34"/>
              <w:widowControl w:val="0"/>
              <w:bidi w:val="0"/>
              <w:jc w:val="both"/>
              <w:rPr>
                <w:rFonts w:hint="eastAsia"/>
              </w:rPr>
            </w:pPr>
            <w:r>
              <w:rPr>
                <w:rFonts w:hint="eastAsia" w:cs="Times New Roman"/>
                <w:sz w:val="21"/>
                <w:lang w:val="en-US" w:eastAsia="zh-CN" w:bidi="ar-SA"/>
              </w:rPr>
              <w:t>否</w:t>
            </w:r>
          </w:p>
        </w:tc>
        <w:tc>
          <w:tcPr>
            <w:tcW w:w="698" w:type="dxa"/>
            <w:vAlign w:val="top"/>
          </w:tcPr>
          <w:p>
            <w:pPr>
              <w:pStyle w:val="34"/>
              <w:widowControl w:val="0"/>
              <w:bidi w:val="0"/>
              <w:jc w:val="both"/>
              <w:rPr>
                <w:rFonts w:hint="eastAsia"/>
                <w:lang w:val="en-US" w:eastAsia="zh-CN"/>
              </w:rPr>
            </w:pPr>
            <w:r>
              <w:rPr>
                <w:rFonts w:hint="eastAsia"/>
                <w:lang w:val="en-US" w:eastAsia="zh-CN"/>
              </w:rPr>
              <w:t>系统输入</w:t>
            </w:r>
          </w:p>
        </w:tc>
        <w:tc>
          <w:tcPr>
            <w:tcW w:w="412"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4"/>
              <w:widowControl w:val="0"/>
              <w:bidi w:val="0"/>
              <w:jc w:val="both"/>
              <w:rPr>
                <w:rFonts w:eastAsia="Times New Roman"/>
                <w:color w:val="FF0000"/>
                <w:szCs w:val="22"/>
              </w:rPr>
            </w:pPr>
            <w:r>
              <w:rPr>
                <w:rFonts w:hint="eastAsia"/>
                <w:lang w:val="en-US" w:eastAsia="zh-CN"/>
              </w:rPr>
              <w:t>用户ID</w:t>
            </w:r>
          </w:p>
        </w:tc>
        <w:tc>
          <w:tcPr>
            <w:tcW w:w="428" w:type="dxa"/>
            <w:vAlign w:val="top"/>
          </w:tcPr>
          <w:p>
            <w:pPr>
              <w:pStyle w:val="34"/>
              <w:widowControl w:val="0"/>
              <w:bidi w:val="0"/>
              <w:jc w:val="both"/>
              <w:rPr>
                <w:rFonts w:eastAsia="Times New Roman"/>
                <w:color w:val="FF0000"/>
                <w:szCs w:val="22"/>
              </w:rPr>
            </w:pPr>
            <w:r>
              <w:rPr>
                <w:rFonts w:hint="eastAsia"/>
              </w:rPr>
              <w:t>字符串</w:t>
            </w:r>
          </w:p>
        </w:tc>
        <w:tc>
          <w:tcPr>
            <w:tcW w:w="525" w:type="dxa"/>
            <w:vAlign w:val="top"/>
          </w:tcPr>
          <w:p>
            <w:pPr>
              <w:pStyle w:val="34"/>
              <w:widowControl w:val="0"/>
              <w:bidi w:val="0"/>
              <w:jc w:val="both"/>
              <w:rPr>
                <w:rFonts w:eastAsia="Times New Roman"/>
                <w:color w:val="FF0000"/>
                <w:szCs w:val="22"/>
              </w:rPr>
            </w:pPr>
            <w:r>
              <w:rPr>
                <w:rFonts w:hint="eastAsia"/>
              </w:rPr>
              <w:t>NA</w:t>
            </w:r>
          </w:p>
        </w:tc>
        <w:tc>
          <w:tcPr>
            <w:tcW w:w="667" w:type="dxa"/>
            <w:vAlign w:val="top"/>
          </w:tcPr>
          <w:p>
            <w:pPr>
              <w:pStyle w:val="34"/>
              <w:widowControl w:val="0"/>
              <w:bidi w:val="0"/>
              <w:jc w:val="both"/>
              <w:rPr>
                <w:rFonts w:eastAsia="Times New Roman"/>
                <w:color w:val="FF0000"/>
                <w:szCs w:val="22"/>
              </w:rPr>
            </w:pPr>
            <w:r>
              <w:rPr>
                <w:rFonts w:hint="eastAsia"/>
              </w:rPr>
              <w:t>NA</w:t>
            </w:r>
          </w:p>
        </w:tc>
        <w:tc>
          <w:tcPr>
            <w:tcW w:w="2612" w:type="dxa"/>
            <w:vAlign w:val="top"/>
          </w:tcPr>
          <w:p>
            <w:pPr>
              <w:pStyle w:val="34"/>
              <w:widowControl w:val="0"/>
              <w:bidi w:val="0"/>
              <w:jc w:val="both"/>
              <w:rPr>
                <w:rFonts w:eastAsia="Times New Roman"/>
                <w:color w:val="FF0000"/>
                <w:szCs w:val="22"/>
              </w:rPr>
            </w:pPr>
            <w:r>
              <w:rPr>
                <w:rFonts w:hint="eastAsia"/>
              </w:rPr>
              <w:t>^[1-9]\d</w:t>
            </w:r>
            <w:r>
              <w:rPr>
                <w:rFonts w:hint="default"/>
                <w:lang w:val="en-US"/>
              </w:rPr>
              <w:t>{1,20}</w:t>
            </w:r>
            <w:r>
              <w:rPr>
                <w:rFonts w:hint="eastAsia"/>
              </w:rPr>
              <w:t>$</w:t>
            </w:r>
          </w:p>
        </w:tc>
        <w:tc>
          <w:tcPr>
            <w:tcW w:w="664" w:type="dxa"/>
            <w:vAlign w:val="top"/>
          </w:tcPr>
          <w:p>
            <w:pPr>
              <w:pStyle w:val="34"/>
              <w:widowControl w:val="0"/>
              <w:bidi w:val="0"/>
              <w:jc w:val="both"/>
              <w:rPr>
                <w:rFonts w:eastAsia="Times New Roman"/>
                <w:color w:val="FF0000"/>
                <w:szCs w:val="22"/>
              </w:rPr>
            </w:pPr>
            <w:r>
              <w:rPr>
                <w:rFonts w:hint="eastAsia"/>
              </w:rPr>
              <w:t>20字</w:t>
            </w:r>
          </w:p>
        </w:tc>
        <w:tc>
          <w:tcPr>
            <w:tcW w:w="655" w:type="dxa"/>
            <w:vAlign w:val="top"/>
          </w:tcPr>
          <w:p>
            <w:pPr>
              <w:pStyle w:val="34"/>
              <w:widowControl w:val="0"/>
              <w:bidi w:val="0"/>
              <w:jc w:val="both"/>
              <w:rPr>
                <w:rFonts w:eastAsia="Times New Roman"/>
                <w:color w:val="FF0000"/>
                <w:szCs w:val="22"/>
              </w:rPr>
            </w:pPr>
            <w:r>
              <w:rPr>
                <w:rFonts w:hint="eastAsia"/>
              </w:rPr>
              <w:t>NA</w:t>
            </w:r>
          </w:p>
        </w:tc>
        <w:tc>
          <w:tcPr>
            <w:tcW w:w="431" w:type="dxa"/>
            <w:vAlign w:val="top"/>
          </w:tcPr>
          <w:p>
            <w:pPr>
              <w:pStyle w:val="34"/>
              <w:widowControl w:val="0"/>
              <w:bidi w:val="0"/>
              <w:jc w:val="both"/>
              <w:rPr>
                <w:rFonts w:eastAsia="Times New Roman"/>
                <w:color w:val="FF0000"/>
              </w:rPr>
            </w:pPr>
            <w:r>
              <w:rPr>
                <w:rFonts w:hint="eastAsia"/>
              </w:rPr>
              <w:t>无</w:t>
            </w:r>
          </w:p>
        </w:tc>
        <w:tc>
          <w:tcPr>
            <w:tcW w:w="656" w:type="dxa"/>
            <w:vAlign w:val="top"/>
          </w:tcPr>
          <w:p>
            <w:pPr>
              <w:pStyle w:val="34"/>
              <w:widowControl w:val="0"/>
              <w:bidi w:val="0"/>
              <w:jc w:val="both"/>
              <w:rPr>
                <w:rFonts w:eastAsia="Times New Roman"/>
                <w:color w:val="FF0000"/>
              </w:rPr>
            </w:pPr>
            <w:r>
              <w:rPr>
                <w:rFonts w:hint="eastAsia"/>
              </w:rPr>
              <w:t>是</w:t>
            </w:r>
          </w:p>
        </w:tc>
        <w:tc>
          <w:tcPr>
            <w:tcW w:w="698" w:type="dxa"/>
            <w:vAlign w:val="top"/>
          </w:tcPr>
          <w:p>
            <w:pPr>
              <w:pStyle w:val="34"/>
              <w:widowControl w:val="0"/>
              <w:bidi w:val="0"/>
              <w:jc w:val="both"/>
              <w:rPr>
                <w:rFonts w:hint="default" w:eastAsia="Times New Roman"/>
                <w:color w:val="FF0000"/>
                <w:lang w:val="en-US"/>
              </w:rPr>
            </w:pPr>
            <w:r>
              <w:rPr>
                <w:rFonts w:hint="eastAsia"/>
                <w:lang w:val="en-US" w:eastAsia="zh-CN"/>
              </w:rPr>
              <w:t>系统查询</w:t>
            </w:r>
          </w:p>
        </w:tc>
        <w:tc>
          <w:tcPr>
            <w:tcW w:w="412"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服务单状态</w:t>
            </w:r>
          </w:p>
        </w:tc>
        <w:tc>
          <w:tcPr>
            <w:tcW w:w="42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52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{1,20}</w:t>
            </w:r>
            <w:r>
              <w:rPr>
                <w:rFonts w:hint="eastAsia"/>
              </w:rPr>
              <w:t>$</w:t>
            </w:r>
          </w:p>
        </w:tc>
        <w:tc>
          <w:tcPr>
            <w:tcW w:w="66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65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6"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9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按钮开始到服务单关闭或用户离开当前窗口为止</w:t>
      </w:r>
    </w:p>
    <w:p>
      <w:pPr>
        <w:pStyle w:val="6"/>
        <w:numPr>
          <w:ilvl w:val="4"/>
          <w:numId w:val="13"/>
        </w:numPr>
        <w:bidi w:val="0"/>
        <w:ind w:left="991" w:leftChars="0" w:hanging="991" w:firstLineChars="0"/>
        <w:outlineLvl w:val="9"/>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_Toc17283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_Toc14534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numPr>
          <w:ilvl w:val="4"/>
          <w:numId w:val="13"/>
        </w:numPr>
        <w:bidi w:val="0"/>
        <w:ind w:left="991" w:leftChars="0" w:hanging="991" w:firstLineChars="0"/>
        <w:outlineLvl w:val="9"/>
      </w:pPr>
      <w:r>
        <w:rPr>
          <w:rFonts w:hint="eastAsia"/>
        </w:rPr>
        <w:t>命令的执行方式：</w:t>
      </w:r>
    </w:p>
    <w:p>
      <w:pPr>
        <w:rPr>
          <w:rFonts w:hint="default"/>
          <w:lang w:val="en-US" w:eastAsia="zh-CN"/>
        </w:rPr>
      </w:pPr>
      <w:r>
        <w:rPr>
          <w:rFonts w:hint="eastAsia"/>
          <w:lang w:val="en-US" w:eastAsia="zh-CN"/>
        </w:rPr>
        <w:t>用户点击“提交服务单”按钮，并选择对应的服务单类型。</w:t>
      </w:r>
    </w:p>
    <w:p>
      <w:pPr>
        <w:pStyle w:val="5"/>
        <w:numPr>
          <w:ilvl w:val="3"/>
          <w:numId w:val="13"/>
        </w:numPr>
        <w:bidi w:val="0"/>
        <w:ind w:left="850" w:leftChars="0" w:hanging="850" w:firstLineChars="0"/>
      </w:pPr>
      <w:bookmarkStart w:id="76" w:name="_Ref1945"/>
      <w:r>
        <w:rPr>
          <w:rFonts w:hint="eastAsia"/>
          <w:lang w:val="en-US" w:eastAsia="zh-CN"/>
        </w:rPr>
        <w:t>关闭服务单</w:t>
      </w:r>
      <w:bookmarkEnd w:id="76"/>
    </w:p>
    <w:p>
      <w:pPr>
        <w:pStyle w:val="6"/>
        <w:numPr>
          <w:ilvl w:val="4"/>
          <w:numId w:val="13"/>
        </w:numPr>
        <w:bidi w:val="0"/>
        <w:ind w:left="991" w:leftChars="0" w:hanging="991" w:firstLineChars="0"/>
        <w:outlineLvl w:val="9"/>
      </w:pPr>
      <w:r>
        <w:rPr>
          <w:rFonts w:hint="eastAsia"/>
        </w:rPr>
        <w:t>窗口标题：</w:t>
      </w:r>
    </w:p>
    <w:p>
      <w:pPr>
        <w:bidi w:val="0"/>
        <w:rPr>
          <w:rFonts w:hint="default"/>
          <w:lang w:val="en-US" w:eastAsia="zh-CN"/>
        </w:rPr>
      </w:pPr>
      <w:r>
        <w:rPr>
          <w:rFonts w:hint="eastAsia"/>
          <w:lang w:val="en-US" w:eastAsia="zh-CN"/>
        </w:rPr>
        <w:t>关闭服务单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CloseTicket</w:t>
      </w:r>
    </w:p>
    <w:p>
      <w:pPr>
        <w:pStyle w:val="6"/>
        <w:numPr>
          <w:ilvl w:val="4"/>
          <w:numId w:val="13"/>
        </w:numPr>
        <w:bidi w:val="0"/>
        <w:ind w:left="991" w:leftChars="0" w:hanging="991" w:firstLineChars="0"/>
        <w:outlineLvl w:val="9"/>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关闭</w:t>
      </w:r>
      <w:r>
        <w:rPr>
          <w:rFonts w:hint="eastAsia"/>
          <w:lang w:eastAsia="zh-CN"/>
        </w:rPr>
        <w:t>服务单界面布局</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4"/>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4"/>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2"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4"/>
              <w:widowControl w:val="0"/>
              <w:bidi w:val="0"/>
              <w:jc w:val="both"/>
              <w:rPr>
                <w:rFonts w:eastAsia="Times New Roman"/>
                <w:color w:val="FF0000"/>
              </w:rPr>
            </w:pPr>
            <w:r>
              <w:rPr>
                <w:rFonts w:hint="eastAsia"/>
                <w:lang w:val="en-US" w:eastAsia="zh-CN"/>
              </w:rPr>
              <w:t>NA</w:t>
            </w:r>
          </w:p>
        </w:tc>
        <w:tc>
          <w:tcPr>
            <w:tcW w:w="397"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4"/>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4"/>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4"/>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4"/>
              <w:widowControl w:val="0"/>
              <w:bidi w:val="0"/>
              <w:jc w:val="both"/>
              <w:rPr>
                <w:rFonts w:eastAsia="Times New Roman"/>
                <w:color w:val="FF0000"/>
                <w:szCs w:val="22"/>
              </w:rPr>
            </w:pPr>
            <w:r>
              <w:rPr>
                <w:rFonts w:hint="eastAsia"/>
              </w:rPr>
              <w:t>字符串</w:t>
            </w:r>
          </w:p>
        </w:tc>
        <w:tc>
          <w:tcPr>
            <w:tcW w:w="367" w:type="dxa"/>
            <w:vAlign w:val="top"/>
          </w:tcPr>
          <w:p>
            <w:pPr>
              <w:pStyle w:val="34"/>
              <w:widowControl w:val="0"/>
              <w:bidi w:val="0"/>
              <w:jc w:val="both"/>
              <w:rPr>
                <w:rFonts w:eastAsia="Times New Roman"/>
                <w:color w:val="FF0000"/>
                <w:szCs w:val="22"/>
              </w:rPr>
            </w:pPr>
            <w:r>
              <w:rPr>
                <w:rFonts w:hint="eastAsia"/>
              </w:rPr>
              <w:t>NA</w:t>
            </w:r>
          </w:p>
        </w:tc>
        <w:tc>
          <w:tcPr>
            <w:tcW w:w="676" w:type="dxa"/>
            <w:vAlign w:val="top"/>
          </w:tcPr>
          <w:p>
            <w:pPr>
              <w:pStyle w:val="34"/>
              <w:widowControl w:val="0"/>
              <w:bidi w:val="0"/>
              <w:jc w:val="both"/>
              <w:rPr>
                <w:rFonts w:eastAsia="Times New Roman"/>
                <w:color w:val="FF0000"/>
                <w:szCs w:val="22"/>
              </w:rPr>
            </w:pPr>
            <w:r>
              <w:rPr>
                <w:rFonts w:hint="eastAsia"/>
              </w:rPr>
              <w:t>NA</w:t>
            </w:r>
          </w:p>
        </w:tc>
        <w:tc>
          <w:tcPr>
            <w:tcW w:w="2690" w:type="dxa"/>
            <w:vAlign w:val="top"/>
          </w:tcPr>
          <w:p>
            <w:pPr>
              <w:pStyle w:val="34"/>
              <w:widowControl w:val="0"/>
              <w:bidi w:val="0"/>
              <w:jc w:val="both"/>
              <w:rPr>
                <w:rFonts w:eastAsia="Times New Roman"/>
                <w:color w:val="FF0000"/>
                <w:szCs w:val="22"/>
              </w:rPr>
            </w:pPr>
            <w:r>
              <w:rPr>
                <w:rFonts w:hint="eastAsia"/>
              </w:rPr>
              <w:t>^[1-9]\d*$</w:t>
            </w:r>
          </w:p>
        </w:tc>
        <w:tc>
          <w:tcPr>
            <w:tcW w:w="672" w:type="dxa"/>
            <w:vAlign w:val="top"/>
          </w:tcPr>
          <w:p>
            <w:pPr>
              <w:pStyle w:val="34"/>
              <w:widowControl w:val="0"/>
              <w:bidi w:val="0"/>
              <w:jc w:val="both"/>
              <w:rPr>
                <w:rFonts w:eastAsia="Times New Roman"/>
                <w:color w:val="FF0000"/>
                <w:szCs w:val="22"/>
              </w:rPr>
            </w:pPr>
            <w:r>
              <w:rPr>
                <w:rFonts w:hint="eastAsia"/>
              </w:rPr>
              <w:t>20字</w:t>
            </w:r>
          </w:p>
        </w:tc>
        <w:tc>
          <w:tcPr>
            <w:tcW w:w="655" w:type="dxa"/>
            <w:vAlign w:val="top"/>
          </w:tcPr>
          <w:p>
            <w:pPr>
              <w:pStyle w:val="34"/>
              <w:widowControl w:val="0"/>
              <w:bidi w:val="0"/>
              <w:jc w:val="both"/>
              <w:rPr>
                <w:rFonts w:eastAsia="Times New Roman"/>
                <w:color w:val="FF0000"/>
                <w:szCs w:val="22"/>
              </w:rPr>
            </w:pPr>
            <w:r>
              <w:rPr>
                <w:rFonts w:hint="eastAsia"/>
              </w:rPr>
              <w:t>NA</w:t>
            </w:r>
          </w:p>
        </w:tc>
        <w:tc>
          <w:tcPr>
            <w:tcW w:w="397" w:type="dxa"/>
            <w:vAlign w:val="top"/>
          </w:tcPr>
          <w:p>
            <w:pPr>
              <w:pStyle w:val="34"/>
              <w:widowControl w:val="0"/>
              <w:bidi w:val="0"/>
              <w:jc w:val="both"/>
              <w:rPr>
                <w:rFonts w:eastAsia="Times New Roman"/>
                <w:color w:val="FF0000"/>
              </w:rPr>
            </w:pPr>
            <w:r>
              <w:rPr>
                <w:rFonts w:hint="eastAsia"/>
              </w:rPr>
              <w:t>无</w:t>
            </w:r>
          </w:p>
        </w:tc>
        <w:tc>
          <w:tcPr>
            <w:tcW w:w="698" w:type="dxa"/>
            <w:vAlign w:val="top"/>
          </w:tcPr>
          <w:p>
            <w:pPr>
              <w:pStyle w:val="34"/>
              <w:widowControl w:val="0"/>
              <w:bidi w:val="0"/>
              <w:jc w:val="both"/>
              <w:rPr>
                <w:rFonts w:eastAsia="Times New Roman"/>
                <w:color w:val="FF0000"/>
              </w:rPr>
            </w:pPr>
            <w:r>
              <w:rPr>
                <w:rFonts w:hint="eastAsia"/>
              </w:rPr>
              <w:t>是</w:t>
            </w:r>
          </w:p>
        </w:tc>
        <w:tc>
          <w:tcPr>
            <w:tcW w:w="672" w:type="dxa"/>
            <w:vAlign w:val="top"/>
          </w:tcPr>
          <w:p>
            <w:pPr>
              <w:pStyle w:val="34"/>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4"/>
              <w:widowControl w:val="0"/>
              <w:bidi w:val="0"/>
              <w:jc w:val="both"/>
              <w:rPr>
                <w:rFonts w:hint="eastAsia"/>
                <w:lang w:val="en-US" w:eastAsia="zh-CN"/>
              </w:rPr>
            </w:pPr>
            <w:r>
              <w:rPr>
                <w:rFonts w:hint="eastAsia"/>
                <w:lang w:val="en-US" w:eastAsia="zh-CN"/>
              </w:rPr>
              <w:t>服务单状态</w:t>
            </w:r>
          </w:p>
        </w:tc>
        <w:tc>
          <w:tcPr>
            <w:tcW w:w="638" w:type="dxa"/>
            <w:vAlign w:val="top"/>
          </w:tcPr>
          <w:p>
            <w:pPr>
              <w:pStyle w:val="34"/>
              <w:widowControl w:val="0"/>
              <w:bidi w:val="0"/>
              <w:jc w:val="both"/>
              <w:rPr>
                <w:rFonts w:hint="eastAsia"/>
              </w:rPr>
            </w:pPr>
            <w:r>
              <w:rPr>
                <w:rFonts w:hint="eastAsia"/>
              </w:rPr>
              <w:t>整型</w:t>
            </w:r>
          </w:p>
        </w:tc>
        <w:tc>
          <w:tcPr>
            <w:tcW w:w="367" w:type="dxa"/>
            <w:vAlign w:val="top"/>
          </w:tcPr>
          <w:p>
            <w:pPr>
              <w:pStyle w:val="34"/>
              <w:widowControl w:val="0"/>
              <w:bidi w:val="0"/>
              <w:jc w:val="both"/>
              <w:rPr>
                <w:rFonts w:hint="eastAsia"/>
              </w:rPr>
            </w:pPr>
            <w:r>
              <w:rPr>
                <w:rFonts w:hint="eastAsia"/>
              </w:rPr>
              <w:t>NA</w:t>
            </w:r>
          </w:p>
        </w:tc>
        <w:tc>
          <w:tcPr>
            <w:tcW w:w="676" w:type="dxa"/>
            <w:vAlign w:val="top"/>
          </w:tcPr>
          <w:p>
            <w:pPr>
              <w:pStyle w:val="34"/>
              <w:widowControl w:val="0"/>
              <w:bidi w:val="0"/>
              <w:jc w:val="both"/>
              <w:rPr>
                <w:rFonts w:hint="eastAsia"/>
              </w:rPr>
            </w:pPr>
            <w:r>
              <w:rPr>
                <w:rFonts w:hint="eastAsia"/>
              </w:rPr>
              <w:t>NA</w:t>
            </w:r>
          </w:p>
        </w:tc>
        <w:tc>
          <w:tcPr>
            <w:tcW w:w="2690" w:type="dxa"/>
            <w:vAlign w:val="top"/>
          </w:tcPr>
          <w:p>
            <w:pPr>
              <w:pStyle w:val="34"/>
              <w:widowControl w:val="0"/>
              <w:bidi w:val="0"/>
              <w:jc w:val="both"/>
              <w:rPr>
                <w:rFonts w:hint="eastAsia"/>
              </w:rPr>
            </w:pPr>
            <w:r>
              <w:rPr>
                <w:rFonts w:hint="eastAsia"/>
              </w:rPr>
              <w:t>^[1-9]\d*$</w:t>
            </w:r>
          </w:p>
        </w:tc>
        <w:tc>
          <w:tcPr>
            <w:tcW w:w="672" w:type="dxa"/>
            <w:vAlign w:val="top"/>
          </w:tcPr>
          <w:p>
            <w:pPr>
              <w:pStyle w:val="34"/>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4"/>
              <w:widowControl w:val="0"/>
              <w:bidi w:val="0"/>
              <w:jc w:val="both"/>
              <w:rPr>
                <w:rFonts w:hint="eastAsia"/>
              </w:rPr>
            </w:pPr>
            <w:r>
              <w:rPr>
                <w:rFonts w:hint="eastAsia"/>
              </w:rPr>
              <w:t>NA</w:t>
            </w:r>
          </w:p>
        </w:tc>
        <w:tc>
          <w:tcPr>
            <w:tcW w:w="397" w:type="dxa"/>
            <w:vAlign w:val="top"/>
          </w:tcPr>
          <w:p>
            <w:pPr>
              <w:pStyle w:val="34"/>
              <w:widowControl w:val="0"/>
              <w:bidi w:val="0"/>
              <w:jc w:val="both"/>
              <w:rPr>
                <w:rFonts w:hint="eastAsia"/>
              </w:rPr>
            </w:pPr>
            <w:r>
              <w:rPr>
                <w:rFonts w:hint="eastAsia"/>
                <w:lang w:val="en-US" w:eastAsia="zh-CN"/>
              </w:rPr>
              <w:t>1</w:t>
            </w:r>
          </w:p>
        </w:tc>
        <w:tc>
          <w:tcPr>
            <w:tcW w:w="698" w:type="dxa"/>
            <w:vAlign w:val="top"/>
          </w:tcPr>
          <w:p>
            <w:pPr>
              <w:pStyle w:val="34"/>
              <w:widowControl w:val="0"/>
              <w:bidi w:val="0"/>
              <w:jc w:val="both"/>
              <w:rPr>
                <w:rFonts w:hint="eastAsia"/>
              </w:rPr>
            </w:pPr>
            <w:r>
              <w:rPr>
                <w:rFonts w:hint="eastAsia" w:cs="Times New Roman"/>
                <w:sz w:val="21"/>
                <w:lang w:val="en-US" w:eastAsia="zh-CN" w:bidi="ar-SA"/>
              </w:rPr>
              <w:t>否</w:t>
            </w:r>
          </w:p>
        </w:tc>
        <w:tc>
          <w:tcPr>
            <w:tcW w:w="672" w:type="dxa"/>
            <w:vAlign w:val="top"/>
          </w:tcPr>
          <w:p>
            <w:pPr>
              <w:pStyle w:val="34"/>
              <w:widowControl w:val="0"/>
              <w:bidi w:val="0"/>
              <w:jc w:val="both"/>
              <w:rPr>
                <w:rFonts w:hint="eastAsia"/>
                <w:lang w:val="en-US" w:eastAsia="zh-CN"/>
              </w:rPr>
            </w:pPr>
            <w:r>
              <w:rPr>
                <w:rFonts w:hint="eastAsia"/>
                <w:lang w:val="en-US" w:eastAsia="zh-CN"/>
              </w:rPr>
              <w:t>系统输出</w:t>
            </w:r>
          </w:p>
        </w:tc>
        <w:tc>
          <w:tcPr>
            <w:tcW w:w="335"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该功能所需的数据由</w:t>
      </w:r>
      <w:r>
        <w:rPr>
          <w:rFonts w:hint="eastAsia"/>
          <w:lang w:val="en-US" w:eastAsia="zh-CN"/>
        </w:rPr>
        <w:fldChar w:fldCharType="begin"/>
      </w:r>
      <w:r>
        <w:rPr>
          <w:rFonts w:hint="eastAsia"/>
          <w:lang w:val="en-US" w:eastAsia="zh-CN"/>
        </w:rPr>
        <w:instrText xml:space="preserve"> REF _Ref5024 \r \h </w:instrText>
      </w:r>
      <w:r>
        <w:rPr>
          <w:rFonts w:hint="eastAsia"/>
          <w:lang w:val="en-US" w:eastAsia="zh-CN"/>
        </w:rPr>
        <w:fldChar w:fldCharType="separate"/>
      </w:r>
      <w:r>
        <w:rPr>
          <w:rFonts w:hint="eastAsia"/>
          <w:lang w:val="en-US" w:eastAsia="zh-CN"/>
        </w:rPr>
        <w:t>3.1.1.1</w:t>
      </w:r>
      <w:r>
        <w:rPr>
          <w:rFonts w:hint="eastAsia"/>
          <w:lang w:val="en-US" w:eastAsia="zh-CN"/>
        </w:rPr>
        <w:fldChar w:fldCharType="end"/>
      </w:r>
      <w:r>
        <w:rPr>
          <w:rFonts w:hint="eastAsia"/>
          <w:lang w:val="en-US" w:eastAsia="zh-CN"/>
        </w:rPr>
        <w:t>输入</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_Toc16869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tab/>
      </w:r>
      <w:r>
        <w:rPr>
          <w:rFonts w:hint="eastAsia"/>
          <w:lang w:val="en-US" w:eastAsia="zh-CN"/>
        </w:rPr>
        <w:t xml:space="preserve">员工或用户点击频道中由系统发送的信息中包含的按钮 </w:t>
      </w:r>
    </w:p>
    <w:p>
      <w:pPr>
        <w:pStyle w:val="5"/>
        <w:numPr>
          <w:ilvl w:val="3"/>
          <w:numId w:val="13"/>
        </w:numPr>
        <w:bidi w:val="0"/>
        <w:ind w:left="850" w:leftChars="0" w:hanging="850" w:firstLineChars="0"/>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ReopenTicket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4"/>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4"/>
              <w:widowControl w:val="0"/>
              <w:bidi w:val="0"/>
              <w:jc w:val="both"/>
              <w:rPr>
                <w:rFonts w:eastAsia="Times New Roman"/>
                <w:color w:val="FF0000"/>
              </w:rPr>
            </w:pPr>
            <w:r>
              <w:rPr>
                <w:rFonts w:hint="eastAsia"/>
                <w:lang w:val="en-US" w:eastAsia="zh-CN"/>
              </w:rPr>
              <w:t>NA</w:t>
            </w:r>
          </w:p>
        </w:tc>
        <w:tc>
          <w:tcPr>
            <w:tcW w:w="2315" w:type="dxa"/>
            <w:vAlign w:val="top"/>
          </w:tcPr>
          <w:p>
            <w:pPr>
              <w:pStyle w:val="34"/>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4"/>
              <w:widowControl w:val="0"/>
              <w:bidi w:val="0"/>
              <w:jc w:val="both"/>
              <w:rPr>
                <w:rFonts w:eastAsia="Times New Roman"/>
                <w:color w:val="FF0000"/>
              </w:rPr>
            </w:pPr>
            <w:r>
              <w:rPr>
                <w:rFonts w:hint="eastAsia"/>
                <w:lang w:val="en-US" w:eastAsia="zh-CN"/>
              </w:rPr>
              <w:t>NA</w:t>
            </w:r>
          </w:p>
        </w:tc>
        <w:tc>
          <w:tcPr>
            <w:tcW w:w="375"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4"/>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lang w:val="en-US" w:eastAsia="zh-CN"/>
              </w:rPr>
            </w:pPr>
            <w:r>
              <w:rPr>
                <w:rFonts w:hint="eastAsia"/>
                <w:lang w:val="en-US" w:eastAsia="zh-CN"/>
              </w:rPr>
              <w:t>服务单状态</w:t>
            </w:r>
          </w:p>
        </w:tc>
        <w:tc>
          <w:tcPr>
            <w:tcW w:w="675" w:type="dxa"/>
            <w:vAlign w:val="top"/>
          </w:tcPr>
          <w:p>
            <w:pPr>
              <w:pStyle w:val="34"/>
              <w:widowControl w:val="0"/>
              <w:bidi w:val="0"/>
              <w:jc w:val="both"/>
              <w:rPr>
                <w:rFonts w:hint="eastAsia"/>
              </w:rPr>
            </w:pPr>
            <w:r>
              <w:rPr>
                <w:rFonts w:hint="eastAsia"/>
              </w:rPr>
              <w:t>整型</w:t>
            </w:r>
          </w:p>
        </w:tc>
        <w:tc>
          <w:tcPr>
            <w:tcW w:w="648" w:type="dxa"/>
            <w:vAlign w:val="top"/>
          </w:tcPr>
          <w:p>
            <w:pPr>
              <w:pStyle w:val="34"/>
              <w:widowControl w:val="0"/>
              <w:bidi w:val="0"/>
              <w:jc w:val="both"/>
              <w:rPr>
                <w:rFonts w:hint="eastAsia"/>
              </w:rPr>
            </w:pPr>
            <w:r>
              <w:rPr>
                <w:rFonts w:hint="eastAsia"/>
              </w:rPr>
              <w:t>NA</w:t>
            </w:r>
          </w:p>
        </w:tc>
        <w:tc>
          <w:tcPr>
            <w:tcW w:w="735" w:type="dxa"/>
            <w:vAlign w:val="top"/>
          </w:tcPr>
          <w:p>
            <w:pPr>
              <w:pStyle w:val="34"/>
              <w:widowControl w:val="0"/>
              <w:bidi w:val="0"/>
              <w:jc w:val="both"/>
              <w:rPr>
                <w:rFonts w:hint="eastAsia"/>
              </w:rPr>
            </w:pPr>
            <w:r>
              <w:rPr>
                <w:rFonts w:hint="eastAsia"/>
              </w:rPr>
              <w:t>NA</w:t>
            </w:r>
          </w:p>
        </w:tc>
        <w:tc>
          <w:tcPr>
            <w:tcW w:w="2315" w:type="dxa"/>
            <w:vAlign w:val="top"/>
          </w:tcPr>
          <w:p>
            <w:pPr>
              <w:pStyle w:val="34"/>
              <w:widowControl w:val="0"/>
              <w:bidi w:val="0"/>
              <w:jc w:val="both"/>
              <w:rPr>
                <w:rFonts w:hint="eastAsia"/>
              </w:rPr>
            </w:pPr>
            <w:r>
              <w:rPr>
                <w:rFonts w:hint="eastAsia"/>
              </w:rPr>
              <w:t>^[1-9]\d*$</w:t>
            </w:r>
          </w:p>
        </w:tc>
        <w:tc>
          <w:tcPr>
            <w:tcW w:w="675" w:type="dxa"/>
            <w:vAlign w:val="top"/>
          </w:tcPr>
          <w:p>
            <w:pPr>
              <w:pStyle w:val="34"/>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4"/>
              <w:widowControl w:val="0"/>
              <w:bidi w:val="0"/>
              <w:jc w:val="both"/>
              <w:rPr>
                <w:rFonts w:hint="eastAsia"/>
              </w:rPr>
            </w:pPr>
            <w:r>
              <w:rPr>
                <w:rFonts w:hint="eastAsia"/>
              </w:rPr>
              <w:t>NA</w:t>
            </w:r>
          </w:p>
        </w:tc>
        <w:tc>
          <w:tcPr>
            <w:tcW w:w="375" w:type="dxa"/>
            <w:vAlign w:val="top"/>
          </w:tcPr>
          <w:p>
            <w:pPr>
              <w:pStyle w:val="34"/>
              <w:widowControl w:val="0"/>
              <w:bidi w:val="0"/>
              <w:jc w:val="both"/>
              <w:rPr>
                <w:rFonts w:hint="eastAsia"/>
              </w:rPr>
            </w:pPr>
            <w:r>
              <w:rPr>
                <w:rFonts w:hint="eastAsia"/>
                <w:lang w:val="en-US" w:eastAsia="zh-CN"/>
              </w:rPr>
              <w:t>1</w:t>
            </w:r>
          </w:p>
        </w:tc>
        <w:tc>
          <w:tcPr>
            <w:tcW w:w="708" w:type="dxa"/>
            <w:vAlign w:val="top"/>
          </w:tcPr>
          <w:p>
            <w:pPr>
              <w:pStyle w:val="34"/>
              <w:widowControl w:val="0"/>
              <w:bidi w:val="0"/>
              <w:jc w:val="both"/>
              <w:rPr>
                <w:rFonts w:hint="eastAsia"/>
              </w:rPr>
            </w:pPr>
            <w:r>
              <w:rPr>
                <w:rFonts w:hint="eastAsia" w:cs="Times New Roman"/>
                <w:sz w:val="21"/>
                <w:lang w:val="en-US" w:eastAsia="zh-CN" w:bidi="ar-SA"/>
              </w:rPr>
              <w:t>否</w:t>
            </w:r>
          </w:p>
        </w:tc>
        <w:tc>
          <w:tcPr>
            <w:tcW w:w="707" w:type="dxa"/>
            <w:vAlign w:val="top"/>
          </w:tcPr>
          <w:p>
            <w:pPr>
              <w:pStyle w:val="34"/>
              <w:widowControl w:val="0"/>
              <w:bidi w:val="0"/>
              <w:jc w:val="both"/>
              <w:rPr>
                <w:rFonts w:hint="eastAsia"/>
                <w:lang w:val="en-US" w:eastAsia="zh-CN"/>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numPr>
          <w:ilvl w:val="3"/>
          <w:numId w:val="13"/>
        </w:numPr>
        <w:bidi w:val="0"/>
        <w:ind w:left="850" w:leftChars="0" w:hanging="850" w:firstLineChars="0"/>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DeleteTicket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2" w:type="dxa"/>
            <w:vAlign w:val="top"/>
          </w:tcPr>
          <w:p>
            <w:pPr>
              <w:pStyle w:val="34"/>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4"/>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4"/>
              <w:widowControl w:val="0"/>
              <w:bidi w:val="0"/>
              <w:jc w:val="both"/>
              <w:rPr>
                <w:rFonts w:eastAsia="Times New Roman"/>
                <w:color w:val="FF0000"/>
              </w:rPr>
            </w:pPr>
            <w:r>
              <w:rPr>
                <w:rFonts w:hint="eastAsia"/>
                <w:lang w:val="en-US" w:eastAsia="zh-CN"/>
              </w:rPr>
              <w:t>NA</w:t>
            </w:r>
          </w:p>
        </w:tc>
        <w:tc>
          <w:tcPr>
            <w:tcW w:w="2315" w:type="dxa"/>
            <w:vAlign w:val="top"/>
          </w:tcPr>
          <w:p>
            <w:pPr>
              <w:pStyle w:val="34"/>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4"/>
              <w:widowControl w:val="0"/>
              <w:bidi w:val="0"/>
              <w:jc w:val="both"/>
              <w:rPr>
                <w:rFonts w:eastAsia="Times New Roman"/>
                <w:color w:val="FF0000"/>
              </w:rPr>
            </w:pPr>
            <w:r>
              <w:rPr>
                <w:rFonts w:hint="eastAsia"/>
                <w:lang w:val="en-US" w:eastAsia="zh-CN"/>
              </w:rPr>
              <w:t>NA</w:t>
            </w:r>
          </w:p>
        </w:tc>
        <w:tc>
          <w:tcPr>
            <w:tcW w:w="375"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4"/>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lang w:val="en-US" w:eastAsia="zh-CN"/>
              </w:rPr>
            </w:pPr>
            <w:r>
              <w:rPr>
                <w:rFonts w:hint="eastAsia"/>
                <w:lang w:val="en-US" w:eastAsia="zh-CN"/>
              </w:rPr>
              <w:t>服务单状态</w:t>
            </w:r>
          </w:p>
        </w:tc>
        <w:tc>
          <w:tcPr>
            <w:tcW w:w="675" w:type="dxa"/>
            <w:vAlign w:val="top"/>
          </w:tcPr>
          <w:p>
            <w:pPr>
              <w:pStyle w:val="34"/>
              <w:widowControl w:val="0"/>
              <w:bidi w:val="0"/>
              <w:jc w:val="both"/>
              <w:rPr>
                <w:rFonts w:hint="eastAsia"/>
              </w:rPr>
            </w:pPr>
            <w:r>
              <w:rPr>
                <w:rFonts w:hint="eastAsia"/>
              </w:rPr>
              <w:t>整型</w:t>
            </w:r>
          </w:p>
        </w:tc>
        <w:tc>
          <w:tcPr>
            <w:tcW w:w="648" w:type="dxa"/>
            <w:vAlign w:val="top"/>
          </w:tcPr>
          <w:p>
            <w:pPr>
              <w:pStyle w:val="34"/>
              <w:widowControl w:val="0"/>
              <w:bidi w:val="0"/>
              <w:jc w:val="both"/>
              <w:rPr>
                <w:rFonts w:hint="eastAsia"/>
              </w:rPr>
            </w:pPr>
            <w:r>
              <w:rPr>
                <w:rFonts w:hint="eastAsia"/>
              </w:rPr>
              <w:t>NA</w:t>
            </w:r>
          </w:p>
        </w:tc>
        <w:tc>
          <w:tcPr>
            <w:tcW w:w="735" w:type="dxa"/>
            <w:vAlign w:val="top"/>
          </w:tcPr>
          <w:p>
            <w:pPr>
              <w:pStyle w:val="34"/>
              <w:widowControl w:val="0"/>
              <w:bidi w:val="0"/>
              <w:jc w:val="both"/>
              <w:rPr>
                <w:rFonts w:hint="eastAsia"/>
              </w:rPr>
            </w:pPr>
            <w:r>
              <w:rPr>
                <w:rFonts w:hint="eastAsia"/>
              </w:rPr>
              <w:t>NA</w:t>
            </w:r>
          </w:p>
        </w:tc>
        <w:tc>
          <w:tcPr>
            <w:tcW w:w="2315" w:type="dxa"/>
            <w:vAlign w:val="top"/>
          </w:tcPr>
          <w:p>
            <w:pPr>
              <w:pStyle w:val="34"/>
              <w:widowControl w:val="0"/>
              <w:bidi w:val="0"/>
              <w:jc w:val="both"/>
              <w:rPr>
                <w:rFonts w:hint="eastAsia"/>
              </w:rPr>
            </w:pPr>
            <w:r>
              <w:rPr>
                <w:rFonts w:hint="eastAsia"/>
              </w:rPr>
              <w:t>^[1-9]\d*$</w:t>
            </w:r>
          </w:p>
        </w:tc>
        <w:tc>
          <w:tcPr>
            <w:tcW w:w="675" w:type="dxa"/>
            <w:vAlign w:val="top"/>
          </w:tcPr>
          <w:p>
            <w:pPr>
              <w:pStyle w:val="34"/>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4"/>
              <w:widowControl w:val="0"/>
              <w:bidi w:val="0"/>
              <w:jc w:val="both"/>
              <w:rPr>
                <w:rFonts w:hint="eastAsia"/>
              </w:rPr>
            </w:pPr>
            <w:r>
              <w:rPr>
                <w:rFonts w:hint="eastAsia"/>
              </w:rPr>
              <w:t>NA</w:t>
            </w:r>
          </w:p>
        </w:tc>
        <w:tc>
          <w:tcPr>
            <w:tcW w:w="375" w:type="dxa"/>
            <w:vAlign w:val="top"/>
          </w:tcPr>
          <w:p>
            <w:pPr>
              <w:pStyle w:val="34"/>
              <w:widowControl w:val="0"/>
              <w:bidi w:val="0"/>
              <w:jc w:val="both"/>
              <w:rPr>
                <w:rFonts w:hint="eastAsia"/>
              </w:rPr>
            </w:pPr>
            <w:r>
              <w:rPr>
                <w:rFonts w:hint="eastAsia"/>
                <w:lang w:val="en-US" w:eastAsia="zh-CN"/>
              </w:rPr>
              <w:t>1</w:t>
            </w:r>
          </w:p>
        </w:tc>
        <w:tc>
          <w:tcPr>
            <w:tcW w:w="708" w:type="dxa"/>
            <w:vAlign w:val="top"/>
          </w:tcPr>
          <w:p>
            <w:pPr>
              <w:pStyle w:val="34"/>
              <w:widowControl w:val="0"/>
              <w:bidi w:val="0"/>
              <w:jc w:val="both"/>
              <w:rPr>
                <w:rFonts w:hint="eastAsia"/>
              </w:rPr>
            </w:pPr>
            <w:r>
              <w:rPr>
                <w:rFonts w:hint="eastAsia" w:cs="Times New Roman"/>
                <w:sz w:val="21"/>
                <w:lang w:val="en-US" w:eastAsia="zh-CN" w:bidi="ar-SA"/>
              </w:rPr>
              <w:t>否</w:t>
            </w:r>
          </w:p>
        </w:tc>
        <w:tc>
          <w:tcPr>
            <w:tcW w:w="707" w:type="dxa"/>
            <w:vAlign w:val="top"/>
          </w:tcPr>
          <w:p>
            <w:pPr>
              <w:pStyle w:val="34"/>
              <w:widowControl w:val="0"/>
              <w:bidi w:val="0"/>
              <w:jc w:val="both"/>
              <w:rPr>
                <w:rFonts w:hint="eastAsia"/>
                <w:lang w:val="en-US" w:eastAsia="zh-CN"/>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4"/>
        <w:numPr>
          <w:ilvl w:val="2"/>
          <w:numId w:val="13"/>
        </w:numPr>
        <w:bidi w:val="0"/>
        <w:rPr>
          <w:rFonts w:hint="default"/>
          <w:lang w:val="en-US" w:eastAsia="zh-CN"/>
        </w:rPr>
      </w:pPr>
      <w:bookmarkStart w:id="77" w:name="_Toc12936"/>
      <w:r>
        <w:rPr>
          <w:rFonts w:hint="eastAsia"/>
          <w:lang w:val="en-US" w:eastAsia="zh-CN"/>
        </w:rPr>
        <w:t>用户相关的界面</w:t>
      </w:r>
      <w:bookmarkEnd w:id="77"/>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6"/>
        <w:numPr>
          <w:ilvl w:val="4"/>
          <w:numId w:val="13"/>
        </w:numPr>
        <w:bidi w:val="0"/>
        <w:ind w:left="991" w:leftChars="0" w:hanging="991" w:firstLineChars="0"/>
        <w:outlineLvl w:val="9"/>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Feedback</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19"/>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w:t>
      </w:r>
      <w:r>
        <w:rPr>
          <w:rFonts w:hint="eastAsia"/>
          <w:lang w:val="en-US" w:eastAsia="zh-CN"/>
        </w:rPr>
        <w:t>服务评价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服务评价数据项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4"/>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4"/>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4"/>
              <w:widowControl w:val="0"/>
              <w:bidi w:val="0"/>
              <w:jc w:val="both"/>
              <w:rPr>
                <w:rFonts w:eastAsia="Times New Roman"/>
                <w:color w:val="FF0000"/>
              </w:rPr>
            </w:pPr>
            <w:r>
              <w:rPr>
                <w:rFonts w:hint="eastAsia"/>
                <w:lang w:val="en-US" w:eastAsia="zh-CN"/>
              </w:rPr>
              <w:t>NA</w:t>
            </w:r>
          </w:p>
        </w:tc>
        <w:tc>
          <w:tcPr>
            <w:tcW w:w="2343" w:type="dxa"/>
            <w:vAlign w:val="top"/>
          </w:tcPr>
          <w:p>
            <w:pPr>
              <w:pStyle w:val="34"/>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4"/>
              <w:widowControl w:val="0"/>
              <w:bidi w:val="0"/>
              <w:jc w:val="both"/>
              <w:rPr>
                <w:rFonts w:eastAsia="Times New Roman"/>
                <w:color w:val="FF0000"/>
              </w:rPr>
            </w:pPr>
            <w:r>
              <w:rPr>
                <w:rFonts w:hint="eastAsia"/>
                <w:lang w:val="en-US" w:eastAsia="zh-CN"/>
              </w:rPr>
              <w:t>NA</w:t>
            </w:r>
          </w:p>
        </w:tc>
        <w:tc>
          <w:tcPr>
            <w:tcW w:w="375"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4"/>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^[0-9a-zA-Z]{1,</w:t>
            </w:r>
            <w:r>
              <w:rPr>
                <w:rFonts w:hint="eastAsia"/>
                <w:lang w:val="en-US" w:eastAsia="zh-CN"/>
              </w:rPr>
              <w:t>20</w:t>
            </w:r>
            <w:r>
              <w:rPr>
                <w:rFonts w:hint="eastAsia"/>
              </w:rPr>
              <w:t>}$</w:t>
            </w:r>
          </w:p>
        </w:tc>
        <w:tc>
          <w:tcPr>
            <w:tcW w:w="675" w:type="dxa"/>
            <w:vAlign w:val="top"/>
          </w:tcPr>
          <w:p>
            <w:pPr>
              <w:pStyle w:val="34"/>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r>
        <w:rPr>
          <w:rFonts w:hint="eastAsia"/>
          <w:lang w:val="en-US" w:eastAsia="zh-CN"/>
        </w:rPr>
        <w:tab/>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Complaints</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0"/>
                    <a:stretch>
                      <a:fillRect/>
                    </a:stretch>
                  </pic:blipFill>
                  <pic:spPr>
                    <a:xfrm>
                      <a:off x="0" y="0"/>
                      <a:ext cx="5268595" cy="373697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投诉服务数据项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^[0-9a-zA-Z\u4e00-\u9fa5]{1,20}$</w:t>
            </w:r>
          </w:p>
        </w:tc>
        <w:tc>
          <w:tcPr>
            <w:tcW w:w="675" w:type="dxa"/>
            <w:vAlign w:val="top"/>
          </w:tcPr>
          <w:p>
            <w:pPr>
              <w:pStyle w:val="34"/>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pStyle w:val="4"/>
        <w:numPr>
          <w:ilvl w:val="2"/>
          <w:numId w:val="13"/>
        </w:numPr>
        <w:bidi w:val="0"/>
        <w:ind w:left="0" w:leftChars="0" w:firstLine="0" w:firstLineChars="0"/>
        <w:rPr>
          <w:rFonts w:hint="default"/>
          <w:lang w:val="en-US" w:eastAsia="zh-CN"/>
        </w:rPr>
      </w:pPr>
      <w:bookmarkStart w:id="78" w:name="_Toc8950"/>
      <w:r>
        <w:rPr>
          <w:rFonts w:hint="eastAsia"/>
          <w:lang w:val="en-US" w:eastAsia="zh-CN"/>
        </w:rPr>
        <w:t>企业相关界面</w:t>
      </w:r>
      <w:bookmarkEnd w:id="78"/>
    </w:p>
    <w:p>
      <w:pPr>
        <w:pStyle w:val="5"/>
        <w:numPr>
          <w:ilvl w:val="3"/>
          <w:numId w:val="13"/>
        </w:numPr>
        <w:bidi w:val="0"/>
        <w:ind w:left="850" w:leftChars="0" w:hanging="850" w:firstLineChars="0"/>
        <w:rPr>
          <w:rFonts w:hint="default"/>
          <w:lang w:val="en-US" w:eastAsia="zh-CN"/>
        </w:rPr>
      </w:pPr>
      <w:r>
        <w:rPr>
          <w:rFonts w:hint="eastAsia"/>
          <w:lang w:val="en-US" w:eastAsia="zh-CN"/>
        </w:rPr>
        <w:t>企业入驻申请</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入驻申请</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6690" cy="3745230"/>
            <wp:effectExtent l="0" t="0" r="10160" b="7620"/>
            <wp:docPr id="1" name="图片 1" descr="企业入驻申请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企业入驻申请_状态 1"/>
                    <pic:cNvPicPr>
                      <a:picLocks noChangeAspect="1"/>
                    </pic:cNvPicPr>
                  </pic:nvPicPr>
                  <pic:blipFill>
                    <a:blip r:embed="rId21"/>
                    <a:stretch>
                      <a:fillRect/>
                    </a:stretch>
                  </pic:blipFill>
                  <pic:spPr>
                    <a:xfrm>
                      <a:off x="0" y="0"/>
                      <a:ext cx="5266690" cy="3745230"/>
                    </a:xfrm>
                    <a:prstGeom prst="rect">
                      <a:avLst/>
                    </a:prstGeom>
                  </pic:spPr>
                </pic:pic>
              </a:graphicData>
            </a:graphic>
          </wp:inline>
        </w:drawing>
      </w: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79"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企业入驻申请数据项</w:t>
      </w:r>
      <w:bookmarkEnd w:id="79"/>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4"/>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4"/>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^[^\s]{1,100}$</w:t>
            </w:r>
          </w:p>
        </w:tc>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其他材料</w:t>
            </w:r>
          </w:p>
        </w:tc>
        <w:tc>
          <w:tcPr>
            <w:tcW w:w="640"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^[^\s]{1,</w:t>
            </w:r>
            <w:r>
              <w:rPr>
                <w:rFonts w:hint="eastAsia"/>
                <w:color w:val="000000" w:themeColor="text1"/>
                <w:lang w:val="en-US" w:eastAsia="zh-CN"/>
                <w14:textFill>
                  <w14:solidFill>
                    <w14:schemeClr w14:val="tx1"/>
                  </w14:solidFill>
                </w14:textFill>
              </w:rPr>
              <w:t>96</w:t>
            </w:r>
            <w:r>
              <w:rPr>
                <w:rFonts w:hint="eastAsia"/>
                <w:color w:val="000000" w:themeColor="text1"/>
                <w14:textFill>
                  <w14:solidFill>
                    <w14:schemeClr w14:val="tx1"/>
                  </w14:solidFill>
                </w14:textFill>
              </w:rPr>
              <w:t>}\.pdf$</w:t>
            </w:r>
          </w:p>
        </w:tc>
        <w:tc>
          <w:tcPr>
            <w:tcW w:w="682"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存储路径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_Ref3671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CompanyRoleManage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2"/>
                    <a:stretch>
                      <a:fillRect/>
                    </a:stretch>
                  </pic:blipFill>
                  <pic:spPr>
                    <a:xfrm>
                      <a:off x="0" y="0"/>
                      <a:ext cx="5272405" cy="374777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0"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自定义角色数据项</w:t>
      </w:r>
      <w:bookmarkEnd w:id="80"/>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4"/>
              <w:widowControl w:val="0"/>
              <w:bidi w:val="0"/>
              <w:jc w:val="both"/>
              <w:rPr>
                <w:rFonts w:eastAsia="Times New Roman"/>
                <w:color w:val="FF0000"/>
              </w:rPr>
            </w:pPr>
            <w:r>
              <w:rPr>
                <w:rFonts w:hint="eastAsia"/>
              </w:rPr>
              <w:t>20字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系统输出</w:t>
            </w:r>
          </w:p>
        </w:tc>
        <w:tc>
          <w:tcPr>
            <w:tcW w:w="360" w:type="dxa"/>
            <w:vAlign w:val="top"/>
          </w:tcPr>
          <w:p>
            <w:pPr>
              <w:pStyle w:val="34"/>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eastAsia="Times New Roman"/>
                <w:color w:val="FF0000"/>
              </w:rPr>
            </w:pPr>
            <w:r>
              <w:rPr>
                <w:rFonts w:hint="eastAsia"/>
                <w:lang w:val="en-US" w:eastAsia="zh-CN"/>
              </w:rPr>
              <w:t>企业ID</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4"/>
              <w:widowControl w:val="0"/>
              <w:bidi w:val="0"/>
              <w:jc w:val="both"/>
              <w:rPr>
                <w:rFonts w:eastAsia="Times New Roman"/>
                <w:color w:val="FF0000"/>
              </w:rPr>
            </w:pPr>
            <w:r>
              <w:rPr>
                <w:rFonts w:hint="eastAsia"/>
              </w:rPr>
              <w:t>20字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lang w:val="en-US" w:eastAsia="zh-CN"/>
              </w:rPr>
            </w:pPr>
            <w:r>
              <w:rPr>
                <w:rFonts w:hint="eastAsia"/>
                <w:lang w:val="en-US" w:eastAsia="zh-CN"/>
              </w:rPr>
              <w:t>角色名</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4"/>
              <w:widowControl w:val="0"/>
              <w:bidi w:val="0"/>
              <w:jc w:val="both"/>
              <w:rPr>
                <w:rFonts w:hint="eastAsia"/>
              </w:rPr>
            </w:pPr>
            <w:r>
              <w:rPr>
                <w:rFonts w:hint="eastAsia"/>
              </w:rPr>
              <w:t>^[0-9a-zA-Z\u4e00-\u9fa5]{1,20}$</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4"/>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4"/>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r>
        <w:rPr>
          <w:rFonts w:hint="eastAsia"/>
          <w:lang w:val="en-US" w:eastAsia="zh-CN"/>
        </w:rPr>
        <w:t>服务单权限覆写</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AuthOverwrite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9" name="图片 9" descr="服务单权限覆写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服务单权限覆写_状态 1"/>
                    <pic:cNvPicPr>
                      <a:picLocks noChangeAspect="1"/>
                    </pic:cNvPicPr>
                  </pic:nvPicPr>
                  <pic:blipFill>
                    <a:blip r:embed="rId23"/>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权限覆写</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自定义角色数据项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系统输入</w:t>
            </w:r>
          </w:p>
        </w:tc>
        <w:tc>
          <w:tcPr>
            <w:tcW w:w="360"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4"/>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lang w:val="en-US" w:eastAsia="zh-CN"/>
              </w:rPr>
            </w:pPr>
            <w:r>
              <w:rPr>
                <w:rFonts w:hint="eastAsia"/>
                <w:lang w:val="en-US" w:eastAsia="zh-CN"/>
              </w:rPr>
              <w:t>角色名</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4"/>
              <w:widowControl w:val="0"/>
              <w:bidi w:val="0"/>
              <w:jc w:val="both"/>
              <w:rPr>
                <w:rFonts w:hint="eastAsia"/>
              </w:rPr>
            </w:pPr>
            <w:r>
              <w:rPr>
                <w:rFonts w:hint="eastAsia"/>
              </w:rPr>
              <w:t>^[0-9a-zA-Z\u4e00-\u9fa5]{1,20}$</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4"/>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4"/>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numPr>
          <w:ilvl w:val="3"/>
          <w:numId w:val="13"/>
        </w:numPr>
        <w:bidi w:val="0"/>
        <w:ind w:left="850" w:leftChars="0" w:hanging="850" w:firstLineChars="0"/>
        <w:rPr>
          <w:rFonts w:hint="default"/>
          <w:lang w:val="en-US" w:eastAsia="zh-CN"/>
        </w:rPr>
      </w:pPr>
      <w:bookmarkStart w:id="81" w:name="_Toc26243"/>
      <w:r>
        <w:rPr>
          <w:rFonts w:hint="eastAsia"/>
          <w:lang w:val="en-US" w:eastAsia="zh-CN"/>
        </w:rPr>
        <w:t>自定义回复</w:t>
      </w:r>
      <w:bookmarkEnd w:id="81"/>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SetReply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527304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2"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2"/>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4"/>
              <w:widowControl w:val="0"/>
              <w:bidi w:val="0"/>
              <w:jc w:val="both"/>
              <w:rPr>
                <w:rFonts w:eastAsia="Times New Roman"/>
                <w:color w:val="FF0000"/>
              </w:rPr>
            </w:pPr>
            <w:r>
              <w:rPr>
                <w:rFonts w:hint="eastAsia"/>
              </w:rPr>
              <w:t>字符串</w:t>
            </w:r>
          </w:p>
        </w:tc>
        <w:tc>
          <w:tcPr>
            <w:tcW w:w="537" w:type="dxa"/>
            <w:vAlign w:val="top"/>
          </w:tcPr>
          <w:p>
            <w:pPr>
              <w:pStyle w:val="34"/>
              <w:widowControl w:val="0"/>
              <w:bidi w:val="0"/>
              <w:jc w:val="both"/>
              <w:rPr>
                <w:rFonts w:eastAsia="Times New Roman"/>
                <w:color w:val="FF0000"/>
              </w:rPr>
            </w:pPr>
            <w:r>
              <w:rPr>
                <w:rFonts w:hint="eastAsia"/>
              </w:rPr>
              <w:t>NA</w:t>
            </w:r>
          </w:p>
        </w:tc>
        <w:tc>
          <w:tcPr>
            <w:tcW w:w="638" w:type="dxa"/>
            <w:vAlign w:val="top"/>
          </w:tcPr>
          <w:p>
            <w:pPr>
              <w:pStyle w:val="34"/>
              <w:widowControl w:val="0"/>
              <w:bidi w:val="0"/>
              <w:jc w:val="both"/>
              <w:rPr>
                <w:rFonts w:eastAsia="Times New Roman"/>
                <w:color w:val="FF0000"/>
              </w:rPr>
            </w:pPr>
            <w:r>
              <w:rPr>
                <w:rFonts w:hint="eastAsia"/>
              </w:rPr>
              <w:t>NA</w:t>
            </w:r>
          </w:p>
        </w:tc>
        <w:tc>
          <w:tcPr>
            <w:tcW w:w="2541" w:type="dxa"/>
            <w:vAlign w:val="top"/>
          </w:tcPr>
          <w:p>
            <w:pPr>
              <w:pStyle w:val="34"/>
              <w:widowControl w:val="0"/>
              <w:bidi w:val="0"/>
              <w:jc w:val="both"/>
              <w:rPr>
                <w:rFonts w:eastAsia="Times New Roman"/>
                <w:color w:val="FF0000"/>
              </w:rPr>
            </w:pPr>
            <w:r>
              <w:rPr>
                <w:rFonts w:hint="eastAsia"/>
              </w:rPr>
              <w:t>^[0-9a-zA-Z]*$</w:t>
            </w:r>
          </w:p>
        </w:tc>
        <w:tc>
          <w:tcPr>
            <w:tcW w:w="683" w:type="dxa"/>
            <w:vAlign w:val="top"/>
          </w:tcPr>
          <w:p>
            <w:pPr>
              <w:pStyle w:val="34"/>
              <w:widowControl w:val="0"/>
              <w:bidi w:val="0"/>
              <w:jc w:val="both"/>
              <w:rPr>
                <w:rFonts w:eastAsia="Times New Roman"/>
                <w:color w:val="FF0000"/>
              </w:rPr>
            </w:pPr>
            <w:r>
              <w:rPr>
                <w:rFonts w:hint="eastAsia"/>
              </w:rPr>
              <w:t>20字</w:t>
            </w:r>
          </w:p>
        </w:tc>
        <w:tc>
          <w:tcPr>
            <w:tcW w:w="672" w:type="dxa"/>
            <w:vAlign w:val="top"/>
          </w:tcPr>
          <w:p>
            <w:pPr>
              <w:pStyle w:val="34"/>
              <w:widowControl w:val="0"/>
              <w:bidi w:val="0"/>
              <w:jc w:val="both"/>
              <w:rPr>
                <w:rFonts w:eastAsia="Times New Roman"/>
                <w:color w:val="FF0000"/>
              </w:rPr>
            </w:pPr>
            <w:r>
              <w:rPr>
                <w:rFonts w:hint="eastAsia"/>
              </w:rPr>
              <w:t>NA</w:t>
            </w:r>
          </w:p>
        </w:tc>
        <w:tc>
          <w:tcPr>
            <w:tcW w:w="403" w:type="dxa"/>
            <w:vAlign w:val="top"/>
          </w:tcPr>
          <w:p>
            <w:pPr>
              <w:pStyle w:val="34"/>
              <w:widowControl w:val="0"/>
              <w:bidi w:val="0"/>
              <w:jc w:val="both"/>
              <w:rPr>
                <w:rFonts w:eastAsia="Times New Roman"/>
                <w:color w:val="FF0000"/>
              </w:rPr>
            </w:pPr>
            <w:r>
              <w:rPr>
                <w:rFonts w:hint="eastAsia"/>
              </w:rPr>
              <w:t>无</w:t>
            </w:r>
          </w:p>
        </w:tc>
        <w:tc>
          <w:tcPr>
            <w:tcW w:w="63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4"/>
              <w:widowControl w:val="0"/>
              <w:bidi w:val="0"/>
              <w:jc w:val="both"/>
              <w:rPr>
                <w:rFonts w:eastAsia="Times New Roman"/>
                <w:color w:val="FF0000"/>
              </w:rPr>
            </w:pPr>
            <w:r>
              <w:rPr>
                <w:rFonts w:hint="eastAsia"/>
                <w:lang w:val="en-US" w:eastAsia="zh-CN"/>
              </w:rPr>
              <w:t>系统输出</w:t>
            </w:r>
          </w:p>
        </w:tc>
        <w:tc>
          <w:tcPr>
            <w:tcW w:w="371"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4"/>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4"/>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4"/>
              <w:widowControl w:val="0"/>
              <w:bidi w:val="0"/>
              <w:jc w:val="both"/>
              <w:rPr>
                <w:rFonts w:eastAsia="Times New Roman"/>
                <w:color w:val="auto"/>
              </w:rPr>
            </w:pPr>
            <w:r>
              <w:rPr>
                <w:rFonts w:hint="eastAsia"/>
                <w:color w:val="auto"/>
              </w:rPr>
              <w:t>^[0-9a-zA-Z]*$</w:t>
            </w:r>
          </w:p>
        </w:tc>
        <w:tc>
          <w:tcPr>
            <w:tcW w:w="683"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作为发送消息的输入，作为发送消息的输出。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numPr>
          <w:ilvl w:val="3"/>
          <w:numId w:val="13"/>
        </w:numPr>
        <w:bidi w:val="0"/>
        <w:rPr>
          <w:rFonts w:hint="default"/>
          <w:lang w:val="en-US" w:eastAsia="zh-CN"/>
        </w:rPr>
      </w:pPr>
      <w:r>
        <w:rPr>
          <w:rFonts w:hint="eastAsia"/>
          <w:lang w:val="en-US" w:eastAsia="zh-CN"/>
        </w:rPr>
        <w:t>搜索客服评价</w:t>
      </w:r>
    </w:p>
    <w:p>
      <w:pPr>
        <w:pStyle w:val="6"/>
        <w:numPr>
          <w:ilvl w:val="4"/>
          <w:numId w:val="13"/>
        </w:numPr>
        <w:bidi w:val="0"/>
      </w:pPr>
      <w:r>
        <w:rPr>
          <w:rFonts w:hint="eastAsia"/>
        </w:rPr>
        <w:t>窗口标题</w:t>
      </w:r>
    </w:p>
    <w:p>
      <w:pPr>
        <w:bidi w:val="0"/>
      </w:pPr>
      <w:r>
        <w:rPr>
          <w:rFonts w:hint="eastAsia"/>
          <w:lang w:val="en-US" w:eastAsia="zh-CN"/>
        </w:rPr>
        <w:t>搜索客服评价。</w:t>
      </w:r>
    </w:p>
    <w:p>
      <w:pPr>
        <w:pStyle w:val="6"/>
        <w:numPr>
          <w:ilvl w:val="4"/>
          <w:numId w:val="13"/>
        </w:numPr>
        <w:bidi w:val="0"/>
      </w:pPr>
      <w:r>
        <w:rPr>
          <w:rFonts w:hint="eastAsia"/>
        </w:rPr>
        <w:t>窗口标识符</w:t>
      </w:r>
    </w:p>
    <w:p>
      <w:pPr>
        <w:bidi w:val="0"/>
      </w:pPr>
      <w:r>
        <w:rPr>
          <w:rFonts w:hint="eastAsia"/>
          <w:lang w:val="en-US" w:eastAsia="zh-CN"/>
        </w:rPr>
        <w:t>serachServerEvaluation。</w:t>
      </w:r>
    </w:p>
    <w:p>
      <w:pPr>
        <w:pStyle w:val="6"/>
        <w:numPr>
          <w:ilvl w:val="4"/>
          <w:numId w:val="13"/>
        </w:numPr>
        <w:bidi w:val="0"/>
      </w:pPr>
      <w:r>
        <w:rPr>
          <w:rFonts w:hint="eastAsia"/>
        </w:rPr>
        <w:t>目的</w:t>
      </w:r>
    </w:p>
    <w:p>
      <w:pPr>
        <w:bidi w:val="0"/>
      </w:pPr>
      <w:r>
        <w:rPr>
          <w:rFonts w:hint="eastAsia"/>
          <w:lang w:val="en-US" w:eastAsia="zh-CN"/>
        </w:rPr>
        <w:t>企业通过“搜索客服评价”功能，搜索客服个人，以查看其个人收到的评价情况。</w:t>
      </w:r>
    </w:p>
    <w:p>
      <w:pPr>
        <w:pStyle w:val="6"/>
        <w:numPr>
          <w:ilvl w:val="4"/>
          <w:numId w:val="13"/>
        </w:numPr>
        <w:bidi w:val="0"/>
        <w:rPr>
          <w:rFonts w:hint="eastAsia"/>
          <w:lang w:val="en-US" w:eastAsia="zh-CN"/>
        </w:rPr>
      </w:pPr>
      <w:r>
        <w:rPr>
          <w:rFonts w:hint="eastAsia"/>
        </w:rPr>
        <w:t>界面布局</w:t>
      </w:r>
    </w:p>
    <w:p>
      <w:pPr>
        <w:spacing w:line="300" w:lineRule="auto"/>
        <w:jc w:val="center"/>
        <w:rPr>
          <w:rFonts w:ascii="宋体" w:hAnsi="宋体" w:cs="宋体"/>
          <w:color w:val="000000"/>
          <w:kern w:val="0"/>
          <w:sz w:val="24"/>
          <w:szCs w:val="24"/>
        </w:rPr>
      </w:pPr>
      <w:r>
        <w:drawing>
          <wp:inline distT="0" distB="0" distL="114300" distR="114300">
            <wp:extent cx="3112770" cy="1998980"/>
            <wp:effectExtent l="0" t="0" r="11430" b="127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5"/>
                    <a:stretch>
                      <a:fillRect/>
                    </a:stretch>
                  </pic:blipFill>
                  <pic:spPr>
                    <a:xfrm>
                      <a:off x="0" y="0"/>
                      <a:ext cx="3112770" cy="1998980"/>
                    </a:xfrm>
                    <a:prstGeom prst="rect">
                      <a:avLst/>
                    </a:prstGeom>
                    <a:noFill/>
                    <a:ln>
                      <a:noFill/>
                    </a:ln>
                  </pic:spPr>
                </pic:pic>
              </a:graphicData>
            </a:graphic>
          </wp:inline>
        </w:drawing>
      </w:r>
    </w:p>
    <w:p>
      <w:pPr>
        <w:pStyle w:val="10"/>
        <w:spacing w:line="300" w:lineRule="auto"/>
        <w:jc w:val="center"/>
        <w:rPr>
          <w:rFonts w:ascii="宋体" w:hAnsi="宋体" w:cs="宋体"/>
          <w:b/>
          <w:bCs/>
          <w:color w:val="000000"/>
          <w:kern w:val="0"/>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ascii="宋体" w:hAnsi="宋体" w:cs="宋体"/>
          <w:color w:val="000000"/>
          <w:kern w:val="0"/>
        </w:rPr>
        <w:t xml:space="preserve"> </w:t>
      </w:r>
      <w:r>
        <w:rPr>
          <w:rFonts w:hint="eastAsia" w:ascii="宋体" w:hAnsi="宋体" w:cs="宋体"/>
          <w:color w:val="000000"/>
          <w:kern w:val="0"/>
          <w:lang w:val="en-US" w:eastAsia="zh-CN"/>
        </w:rPr>
        <w:t>搜索客服评价</w:t>
      </w:r>
    </w:p>
    <w:p>
      <w:pPr>
        <w:pStyle w:val="6"/>
        <w:numPr>
          <w:ilvl w:val="4"/>
          <w:numId w:val="13"/>
        </w:numPr>
        <w:bidi w:val="0"/>
      </w:pPr>
      <w:r>
        <w:rPr>
          <w:rFonts w:hint="eastAsia"/>
        </w:rPr>
        <w:t>数据项描述：</w:t>
      </w:r>
    </w:p>
    <w:p>
      <w:pPr>
        <w:pStyle w:val="10"/>
        <w:spacing w:line="300" w:lineRule="auto"/>
        <w:jc w:val="center"/>
        <w:rPr>
          <w:ins w:id="0" w:author="积极勇敢有自信" w:date="2021-09-09T20:15:00Z"/>
          <w:rFonts w:ascii="宋体" w:hAnsi="宋体" w:cs="宋体"/>
          <w:b/>
          <w:bCs/>
          <w:color w:val="000000"/>
          <w:kern w:val="0"/>
        </w:rPr>
      </w:pPr>
      <w:r>
        <w:rPr>
          <w:rFonts w:ascii="宋体" w:hAnsi="宋体" w:cs="宋体"/>
          <w:b/>
          <w:bCs/>
          <w:color w:val="000000"/>
          <w:kern w:val="0"/>
        </w:rPr>
        <w:t xml:space="preserve"> </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p>
    <w:p>
      <w:pPr>
        <w:spacing w:line="300" w:lineRule="auto"/>
        <w:jc w:val="center"/>
        <w:rPr>
          <w:rFonts w:ascii="宋体" w:hAnsi="宋体" w:cs="宋体"/>
          <w:b/>
          <w:bCs/>
          <w:color w:val="FF0000"/>
          <w:kern w:val="0"/>
        </w:rPr>
      </w:pPr>
    </w:p>
    <w:tbl>
      <w:tblPr>
        <w:tblStyle w:val="23"/>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7"/>
        <w:gridCol w:w="711"/>
        <w:gridCol w:w="802"/>
        <w:gridCol w:w="750"/>
        <w:gridCol w:w="1566"/>
        <w:gridCol w:w="671"/>
        <w:gridCol w:w="638"/>
        <w:gridCol w:w="504"/>
        <w:gridCol w:w="750"/>
        <w:gridCol w:w="716"/>
        <w:gridCol w:w="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5"/>
              <w:bidi w:val="0"/>
              <w:rPr>
                <w:rFonts w:hint="default"/>
              </w:rPr>
            </w:pPr>
            <w:r>
              <w:rPr>
                <w:rFonts w:hint="eastAsia"/>
              </w:rPr>
              <w:t>名称</w:t>
            </w:r>
          </w:p>
        </w:tc>
        <w:tc>
          <w:tcPr>
            <w:tcW w:w="417" w:type="pct"/>
            <w:noWrap w:val="0"/>
            <w:vAlign w:val="top"/>
          </w:tcPr>
          <w:p>
            <w:pPr>
              <w:pStyle w:val="35"/>
              <w:bidi w:val="0"/>
              <w:rPr>
                <w:rFonts w:hint="default"/>
              </w:rPr>
            </w:pPr>
            <w:r>
              <w:rPr>
                <w:rFonts w:hint="eastAsia"/>
              </w:rPr>
              <w:t>类型</w:t>
            </w:r>
          </w:p>
        </w:tc>
        <w:tc>
          <w:tcPr>
            <w:tcW w:w="471" w:type="pct"/>
            <w:noWrap w:val="0"/>
            <w:vAlign w:val="top"/>
          </w:tcPr>
          <w:p>
            <w:pPr>
              <w:pStyle w:val="35"/>
              <w:bidi w:val="0"/>
              <w:rPr>
                <w:rFonts w:hint="default"/>
              </w:rPr>
            </w:pPr>
            <w:r>
              <w:rPr>
                <w:rFonts w:hint="eastAsia"/>
              </w:rPr>
              <w:t>精度</w:t>
            </w:r>
          </w:p>
        </w:tc>
        <w:tc>
          <w:tcPr>
            <w:tcW w:w="440" w:type="pct"/>
            <w:noWrap w:val="0"/>
            <w:vAlign w:val="top"/>
          </w:tcPr>
          <w:p>
            <w:pPr>
              <w:pStyle w:val="35"/>
              <w:bidi w:val="0"/>
              <w:rPr>
                <w:rFonts w:hint="default"/>
              </w:rPr>
            </w:pPr>
            <w:r>
              <w:rPr>
                <w:rFonts w:hint="eastAsia"/>
              </w:rPr>
              <w:t>有效范围</w:t>
            </w:r>
          </w:p>
        </w:tc>
        <w:tc>
          <w:tcPr>
            <w:tcW w:w="919" w:type="pct"/>
            <w:noWrap w:val="0"/>
            <w:vAlign w:val="top"/>
          </w:tcPr>
          <w:p>
            <w:pPr>
              <w:pStyle w:val="35"/>
              <w:bidi w:val="0"/>
              <w:rPr>
                <w:rFonts w:hint="default"/>
              </w:rPr>
            </w:pPr>
            <w:r>
              <w:rPr>
                <w:rFonts w:hint="eastAsia"/>
              </w:rPr>
              <w:t>格式</w:t>
            </w:r>
          </w:p>
        </w:tc>
        <w:tc>
          <w:tcPr>
            <w:tcW w:w="394" w:type="pct"/>
            <w:noWrap w:val="0"/>
            <w:vAlign w:val="top"/>
          </w:tcPr>
          <w:p>
            <w:pPr>
              <w:pStyle w:val="35"/>
              <w:bidi w:val="0"/>
              <w:rPr>
                <w:rFonts w:hint="default"/>
              </w:rPr>
            </w:pPr>
            <w:r>
              <w:rPr>
                <w:rFonts w:hint="eastAsia"/>
              </w:rPr>
              <w:t>长度限制</w:t>
            </w:r>
          </w:p>
        </w:tc>
        <w:tc>
          <w:tcPr>
            <w:tcW w:w="374" w:type="pct"/>
            <w:noWrap w:val="0"/>
            <w:vAlign w:val="top"/>
          </w:tcPr>
          <w:p>
            <w:pPr>
              <w:pStyle w:val="35"/>
              <w:bidi w:val="0"/>
              <w:rPr>
                <w:rFonts w:hint="default"/>
              </w:rPr>
            </w:pPr>
            <w:r>
              <w:rPr>
                <w:rFonts w:hint="eastAsia"/>
              </w:rPr>
              <w:t>度量单位</w:t>
            </w:r>
          </w:p>
        </w:tc>
        <w:tc>
          <w:tcPr>
            <w:tcW w:w="296" w:type="pct"/>
            <w:noWrap w:val="0"/>
            <w:vAlign w:val="top"/>
          </w:tcPr>
          <w:p>
            <w:pPr>
              <w:pStyle w:val="35"/>
              <w:bidi w:val="0"/>
              <w:rPr>
                <w:rFonts w:hint="default"/>
              </w:rPr>
            </w:pPr>
            <w:r>
              <w:rPr>
                <w:rFonts w:hint="eastAsia"/>
              </w:rPr>
              <w:t>缺省</w:t>
            </w:r>
          </w:p>
        </w:tc>
        <w:tc>
          <w:tcPr>
            <w:tcW w:w="440" w:type="pct"/>
            <w:noWrap w:val="0"/>
            <w:vAlign w:val="top"/>
          </w:tcPr>
          <w:p>
            <w:pPr>
              <w:pStyle w:val="35"/>
              <w:bidi w:val="0"/>
              <w:rPr>
                <w:rFonts w:hint="default"/>
              </w:rPr>
            </w:pPr>
            <w:r>
              <w:rPr>
                <w:rFonts w:hint="eastAsia"/>
              </w:rPr>
              <w:t>是否可空</w:t>
            </w:r>
          </w:p>
        </w:tc>
        <w:tc>
          <w:tcPr>
            <w:tcW w:w="420" w:type="pct"/>
            <w:noWrap w:val="0"/>
            <w:vAlign w:val="top"/>
          </w:tcPr>
          <w:p>
            <w:pPr>
              <w:pStyle w:val="35"/>
              <w:bidi w:val="0"/>
              <w:rPr>
                <w:rFonts w:hint="default"/>
              </w:rPr>
            </w:pPr>
            <w:r>
              <w:rPr>
                <w:rFonts w:hint="eastAsia"/>
              </w:rPr>
              <w:t>数据来源</w:t>
            </w:r>
          </w:p>
        </w:tc>
        <w:tc>
          <w:tcPr>
            <w:tcW w:w="409" w:type="pct"/>
            <w:noWrap w:val="0"/>
            <w:vAlign w:val="top"/>
          </w:tcPr>
          <w:p>
            <w:pPr>
              <w:pStyle w:val="35"/>
              <w:bidi w:val="0"/>
              <w:rPr>
                <w:rFonts w:hint="default"/>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4"/>
              <w:widowControl w:val="0"/>
              <w:bidi w:val="0"/>
              <w:jc w:val="both"/>
              <w:rPr>
                <w:rFonts w:hint="eastAsia"/>
                <w:lang w:val="en-US" w:eastAsia="zh-CN"/>
              </w:rPr>
            </w:pPr>
            <w:r>
              <w:rPr>
                <w:rFonts w:hint="eastAsia"/>
                <w:lang w:val="en-US" w:eastAsia="zh-CN"/>
              </w:rPr>
              <w:t>员工号</w:t>
            </w:r>
          </w:p>
        </w:tc>
        <w:tc>
          <w:tcPr>
            <w:tcW w:w="417" w:type="pct"/>
            <w:noWrap w:val="0"/>
            <w:vAlign w:val="top"/>
          </w:tcPr>
          <w:p>
            <w:pPr>
              <w:pStyle w:val="34"/>
              <w:widowControl w:val="0"/>
              <w:bidi w:val="0"/>
              <w:jc w:val="both"/>
              <w:rPr>
                <w:rFonts w:hint="default"/>
              </w:rPr>
            </w:pPr>
            <w:r>
              <w:rPr>
                <w:rFonts w:hint="eastAsia"/>
              </w:rPr>
              <w:t>字符串</w:t>
            </w:r>
          </w:p>
        </w:tc>
        <w:tc>
          <w:tcPr>
            <w:tcW w:w="471" w:type="pct"/>
            <w:noWrap w:val="0"/>
            <w:vAlign w:val="top"/>
          </w:tcPr>
          <w:p>
            <w:pPr>
              <w:pStyle w:val="34"/>
              <w:widowControl w:val="0"/>
              <w:bidi w:val="0"/>
              <w:jc w:val="both"/>
              <w:rPr>
                <w:rFonts w:hint="default"/>
              </w:rPr>
            </w:pPr>
            <w:r>
              <w:rPr>
                <w:rFonts w:hint="eastAsia"/>
              </w:rPr>
              <w:t>NA</w:t>
            </w:r>
          </w:p>
        </w:tc>
        <w:tc>
          <w:tcPr>
            <w:tcW w:w="440" w:type="pct"/>
            <w:noWrap w:val="0"/>
            <w:vAlign w:val="top"/>
          </w:tcPr>
          <w:p>
            <w:pPr>
              <w:pStyle w:val="34"/>
              <w:widowControl w:val="0"/>
              <w:bidi w:val="0"/>
              <w:jc w:val="both"/>
              <w:rPr>
                <w:rFonts w:hint="default"/>
              </w:rPr>
            </w:pPr>
            <w:r>
              <w:rPr>
                <w:rFonts w:hint="eastAsia"/>
              </w:rPr>
              <w:t>NA</w:t>
            </w:r>
          </w:p>
        </w:tc>
        <w:tc>
          <w:tcPr>
            <w:tcW w:w="919" w:type="pct"/>
            <w:noWrap w:val="0"/>
            <w:vAlign w:val="top"/>
          </w:tcPr>
          <w:p>
            <w:pPr>
              <w:pStyle w:val="34"/>
              <w:widowControl w:val="0"/>
              <w:bidi w:val="0"/>
              <w:jc w:val="both"/>
              <w:rPr>
                <w:rFonts w:hint="default"/>
              </w:rPr>
            </w:pPr>
          </w:p>
        </w:tc>
        <w:tc>
          <w:tcPr>
            <w:tcW w:w="394" w:type="pct"/>
            <w:noWrap w:val="0"/>
            <w:vAlign w:val="top"/>
          </w:tcPr>
          <w:p>
            <w:pPr>
              <w:pStyle w:val="34"/>
              <w:widowControl w:val="0"/>
              <w:bidi w:val="0"/>
              <w:jc w:val="both"/>
              <w:rPr>
                <w:rFonts w:hint="default"/>
              </w:rPr>
            </w:pPr>
            <w:r>
              <w:rPr>
                <w:rFonts w:hint="eastAsia"/>
                <w:lang w:val="en-US" w:eastAsia="zh-CN"/>
              </w:rPr>
              <w:t>20</w:t>
            </w:r>
            <w:r>
              <w:rPr>
                <w:rFonts w:hint="eastAsia"/>
              </w:rPr>
              <w:t>字节</w:t>
            </w:r>
          </w:p>
        </w:tc>
        <w:tc>
          <w:tcPr>
            <w:tcW w:w="374" w:type="pct"/>
            <w:noWrap w:val="0"/>
            <w:vAlign w:val="top"/>
          </w:tcPr>
          <w:p>
            <w:pPr>
              <w:pStyle w:val="34"/>
              <w:widowControl w:val="0"/>
              <w:bidi w:val="0"/>
              <w:jc w:val="both"/>
              <w:rPr>
                <w:rFonts w:hint="default"/>
              </w:rPr>
            </w:pPr>
            <w:r>
              <w:rPr>
                <w:rFonts w:hint="eastAsia"/>
              </w:rPr>
              <w:t>NA</w:t>
            </w:r>
          </w:p>
        </w:tc>
        <w:tc>
          <w:tcPr>
            <w:tcW w:w="296" w:type="pct"/>
            <w:noWrap w:val="0"/>
            <w:vAlign w:val="top"/>
          </w:tcPr>
          <w:p>
            <w:pPr>
              <w:pStyle w:val="34"/>
              <w:widowControl w:val="0"/>
              <w:bidi w:val="0"/>
              <w:jc w:val="both"/>
              <w:rPr>
                <w:rFonts w:hint="default"/>
              </w:rPr>
            </w:pPr>
            <w:r>
              <w:rPr>
                <w:rFonts w:hint="eastAsia"/>
              </w:rPr>
              <w:t>无</w:t>
            </w:r>
          </w:p>
        </w:tc>
        <w:tc>
          <w:tcPr>
            <w:tcW w:w="440" w:type="pct"/>
            <w:noWrap w:val="0"/>
            <w:vAlign w:val="top"/>
          </w:tcPr>
          <w:p>
            <w:pPr>
              <w:pStyle w:val="34"/>
              <w:widowControl w:val="0"/>
              <w:bidi w:val="0"/>
              <w:jc w:val="both"/>
              <w:rPr>
                <w:rFonts w:hint="default"/>
              </w:rPr>
            </w:pPr>
            <w:r>
              <w:rPr>
                <w:rFonts w:hint="eastAsia"/>
              </w:rPr>
              <w:t>否</w:t>
            </w:r>
          </w:p>
        </w:tc>
        <w:tc>
          <w:tcPr>
            <w:tcW w:w="420" w:type="pct"/>
            <w:noWrap w:val="0"/>
            <w:vAlign w:val="top"/>
          </w:tcPr>
          <w:p>
            <w:pPr>
              <w:pStyle w:val="34"/>
              <w:widowControl w:val="0"/>
              <w:bidi w:val="0"/>
              <w:jc w:val="both"/>
              <w:rPr>
                <w:rFonts w:hint="default"/>
                <w:lang w:val="en-US" w:eastAsia="zh-CN"/>
              </w:rPr>
            </w:pPr>
            <w:r>
              <w:rPr>
                <w:rFonts w:hint="eastAsia"/>
                <w:lang w:val="en-US" w:eastAsia="zh-CN"/>
              </w:rPr>
              <w:t>系统输出</w:t>
            </w:r>
          </w:p>
        </w:tc>
        <w:tc>
          <w:tcPr>
            <w:tcW w:w="409" w:type="pct"/>
            <w:noWrap w:val="0"/>
            <w:vAlign w:val="top"/>
          </w:tcPr>
          <w:p>
            <w:pPr>
              <w:pStyle w:val="34"/>
              <w:widowControl w:val="0"/>
              <w:bidi w:val="0"/>
              <w:jc w:val="both"/>
              <w:rPr>
                <w:rFonts w:hint="default"/>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415" w:type="pct"/>
            <w:noWrap w:val="0"/>
            <w:vAlign w:val="top"/>
          </w:tcPr>
          <w:p>
            <w:pPr>
              <w:pStyle w:val="34"/>
              <w:widowControl w:val="0"/>
              <w:bidi w:val="0"/>
              <w:jc w:val="both"/>
              <w:rPr>
                <w:rFonts w:hint="eastAsia"/>
                <w:lang w:val="en-US" w:eastAsia="zh-CN"/>
              </w:rPr>
            </w:pPr>
            <w:r>
              <w:rPr>
                <w:rFonts w:hint="eastAsia"/>
                <w:lang w:val="en-US" w:eastAsia="zh-CN"/>
              </w:rPr>
              <w:t>姓名</w:t>
            </w:r>
          </w:p>
        </w:tc>
        <w:tc>
          <w:tcPr>
            <w:tcW w:w="417" w:type="pct"/>
            <w:noWrap w:val="0"/>
            <w:vAlign w:val="top"/>
          </w:tcPr>
          <w:p>
            <w:pPr>
              <w:pStyle w:val="34"/>
              <w:widowControl w:val="0"/>
              <w:bidi w:val="0"/>
              <w:jc w:val="both"/>
              <w:rPr>
                <w:rFonts w:hint="default"/>
              </w:rPr>
            </w:pPr>
            <w:r>
              <w:rPr>
                <w:rFonts w:hint="eastAsia"/>
              </w:rPr>
              <w:t>字符串</w:t>
            </w:r>
          </w:p>
        </w:tc>
        <w:tc>
          <w:tcPr>
            <w:tcW w:w="471" w:type="pct"/>
            <w:noWrap w:val="0"/>
            <w:vAlign w:val="top"/>
          </w:tcPr>
          <w:p>
            <w:pPr>
              <w:pStyle w:val="34"/>
              <w:widowControl w:val="0"/>
              <w:bidi w:val="0"/>
              <w:jc w:val="both"/>
              <w:rPr>
                <w:rFonts w:hint="default"/>
              </w:rPr>
            </w:pPr>
            <w:r>
              <w:rPr>
                <w:rFonts w:hint="eastAsia"/>
              </w:rPr>
              <w:t>NA</w:t>
            </w:r>
          </w:p>
        </w:tc>
        <w:tc>
          <w:tcPr>
            <w:tcW w:w="440" w:type="pct"/>
            <w:noWrap w:val="0"/>
            <w:vAlign w:val="top"/>
          </w:tcPr>
          <w:p>
            <w:pPr>
              <w:pStyle w:val="34"/>
              <w:widowControl w:val="0"/>
              <w:bidi w:val="0"/>
              <w:jc w:val="both"/>
              <w:rPr>
                <w:rFonts w:hint="default"/>
              </w:rPr>
            </w:pPr>
            <w:r>
              <w:rPr>
                <w:rFonts w:hint="eastAsia"/>
              </w:rPr>
              <w:t>NA</w:t>
            </w:r>
          </w:p>
        </w:tc>
        <w:tc>
          <w:tcPr>
            <w:tcW w:w="919" w:type="pct"/>
            <w:noWrap w:val="0"/>
            <w:vAlign w:val="top"/>
          </w:tcPr>
          <w:p>
            <w:pPr>
              <w:pStyle w:val="34"/>
              <w:widowControl w:val="0"/>
              <w:bidi w:val="0"/>
              <w:jc w:val="both"/>
              <w:rPr>
                <w:rFonts w:hint="default"/>
              </w:rPr>
            </w:pPr>
          </w:p>
        </w:tc>
        <w:tc>
          <w:tcPr>
            <w:tcW w:w="394" w:type="pct"/>
            <w:noWrap w:val="0"/>
            <w:vAlign w:val="top"/>
          </w:tcPr>
          <w:p>
            <w:pPr>
              <w:pStyle w:val="34"/>
              <w:widowControl w:val="0"/>
              <w:bidi w:val="0"/>
              <w:jc w:val="both"/>
              <w:rPr>
                <w:rFonts w:hint="default"/>
              </w:rPr>
            </w:pPr>
            <w:r>
              <w:rPr>
                <w:rFonts w:hint="eastAsia"/>
                <w:lang w:val="en-US" w:eastAsia="zh-CN"/>
              </w:rPr>
              <w:t>15</w:t>
            </w:r>
            <w:r>
              <w:rPr>
                <w:rFonts w:hint="eastAsia"/>
              </w:rPr>
              <w:t>字节</w:t>
            </w:r>
          </w:p>
        </w:tc>
        <w:tc>
          <w:tcPr>
            <w:tcW w:w="374" w:type="pct"/>
            <w:noWrap w:val="0"/>
            <w:vAlign w:val="top"/>
          </w:tcPr>
          <w:p>
            <w:pPr>
              <w:pStyle w:val="34"/>
              <w:widowControl w:val="0"/>
              <w:bidi w:val="0"/>
              <w:jc w:val="both"/>
              <w:rPr>
                <w:rFonts w:hint="default"/>
              </w:rPr>
            </w:pPr>
            <w:r>
              <w:rPr>
                <w:rFonts w:hint="eastAsia"/>
              </w:rPr>
              <w:t>NA</w:t>
            </w:r>
          </w:p>
        </w:tc>
        <w:tc>
          <w:tcPr>
            <w:tcW w:w="296" w:type="pct"/>
            <w:noWrap w:val="0"/>
            <w:vAlign w:val="top"/>
          </w:tcPr>
          <w:p>
            <w:pPr>
              <w:pStyle w:val="34"/>
              <w:widowControl w:val="0"/>
              <w:bidi w:val="0"/>
              <w:jc w:val="both"/>
              <w:rPr>
                <w:rFonts w:hint="default"/>
              </w:rPr>
            </w:pPr>
            <w:r>
              <w:rPr>
                <w:rFonts w:hint="eastAsia"/>
              </w:rPr>
              <w:t>无</w:t>
            </w:r>
          </w:p>
        </w:tc>
        <w:tc>
          <w:tcPr>
            <w:tcW w:w="440" w:type="pct"/>
            <w:noWrap w:val="0"/>
            <w:vAlign w:val="top"/>
          </w:tcPr>
          <w:p>
            <w:pPr>
              <w:pStyle w:val="34"/>
              <w:widowControl w:val="0"/>
              <w:bidi w:val="0"/>
              <w:jc w:val="both"/>
              <w:rPr>
                <w:rFonts w:hint="default"/>
              </w:rPr>
            </w:pPr>
            <w:r>
              <w:rPr>
                <w:rFonts w:hint="eastAsia"/>
              </w:rPr>
              <w:t>否</w:t>
            </w:r>
          </w:p>
        </w:tc>
        <w:tc>
          <w:tcPr>
            <w:tcW w:w="420" w:type="pct"/>
            <w:noWrap w:val="0"/>
            <w:vAlign w:val="top"/>
          </w:tcPr>
          <w:p>
            <w:pPr>
              <w:pStyle w:val="34"/>
              <w:widowControl w:val="0"/>
              <w:bidi w:val="0"/>
              <w:jc w:val="both"/>
              <w:rPr>
                <w:rFonts w:hint="default"/>
                <w:lang w:val="en-US" w:eastAsia="zh-CN"/>
              </w:rPr>
            </w:pPr>
            <w:r>
              <w:rPr>
                <w:rFonts w:hint="eastAsia"/>
                <w:lang w:val="en-US" w:eastAsia="zh-CN"/>
              </w:rPr>
              <w:t>系统输出</w:t>
            </w:r>
          </w:p>
        </w:tc>
        <w:tc>
          <w:tcPr>
            <w:tcW w:w="409" w:type="pct"/>
            <w:noWrap w:val="0"/>
            <w:vAlign w:val="top"/>
          </w:tcPr>
          <w:p>
            <w:pPr>
              <w:pStyle w:val="34"/>
              <w:widowControl w:val="0"/>
              <w:bidi w:val="0"/>
              <w:jc w:val="both"/>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4"/>
              <w:widowControl w:val="0"/>
              <w:bidi w:val="0"/>
              <w:jc w:val="both"/>
              <w:rPr>
                <w:rFonts w:hint="default"/>
                <w:lang w:val="en-US" w:eastAsia="zh-CN"/>
              </w:rPr>
            </w:pPr>
            <w:r>
              <w:rPr>
                <w:rFonts w:hint="eastAsia"/>
                <w:lang w:val="en-US" w:eastAsia="zh-CN"/>
              </w:rPr>
              <w:t>手机号</w:t>
            </w:r>
          </w:p>
        </w:tc>
        <w:tc>
          <w:tcPr>
            <w:tcW w:w="417" w:type="pct"/>
            <w:noWrap w:val="0"/>
            <w:vAlign w:val="top"/>
          </w:tcPr>
          <w:p>
            <w:pPr>
              <w:pStyle w:val="34"/>
              <w:widowControl w:val="0"/>
              <w:bidi w:val="0"/>
              <w:jc w:val="both"/>
              <w:rPr>
                <w:rFonts w:hint="default"/>
                <w:lang w:val="en-US" w:eastAsia="zh-CN"/>
              </w:rPr>
            </w:pPr>
            <w:r>
              <w:rPr>
                <w:rFonts w:hint="eastAsia"/>
                <w:lang w:val="en-US" w:eastAsia="zh-CN"/>
              </w:rPr>
              <w:t>字符串</w:t>
            </w:r>
          </w:p>
        </w:tc>
        <w:tc>
          <w:tcPr>
            <w:tcW w:w="471" w:type="pct"/>
            <w:noWrap w:val="0"/>
            <w:vAlign w:val="top"/>
          </w:tcPr>
          <w:p>
            <w:pPr>
              <w:pStyle w:val="34"/>
              <w:widowControl w:val="0"/>
              <w:bidi w:val="0"/>
              <w:jc w:val="both"/>
              <w:rPr>
                <w:rFonts w:hint="eastAsia"/>
                <w:lang w:val="en-US" w:eastAsia="zh-CN"/>
              </w:rPr>
            </w:pPr>
            <w:r>
              <w:rPr>
                <w:rFonts w:hint="eastAsia"/>
                <w:lang w:val="en-US" w:eastAsia="zh-CN"/>
              </w:rPr>
              <w:t>NA</w:t>
            </w:r>
          </w:p>
        </w:tc>
        <w:tc>
          <w:tcPr>
            <w:tcW w:w="440" w:type="pct"/>
            <w:noWrap w:val="0"/>
            <w:vAlign w:val="top"/>
          </w:tcPr>
          <w:p>
            <w:pPr>
              <w:pStyle w:val="34"/>
              <w:widowControl w:val="0"/>
              <w:bidi w:val="0"/>
              <w:jc w:val="both"/>
              <w:rPr>
                <w:rFonts w:hint="eastAsia"/>
                <w:lang w:val="en-US" w:eastAsia="zh-CN"/>
              </w:rPr>
            </w:pPr>
            <w:r>
              <w:rPr>
                <w:rFonts w:hint="eastAsia"/>
                <w:lang w:val="en-US" w:eastAsia="zh-CN"/>
              </w:rPr>
              <w:t>NA</w:t>
            </w:r>
          </w:p>
        </w:tc>
        <w:tc>
          <w:tcPr>
            <w:tcW w:w="919" w:type="pct"/>
            <w:noWrap w:val="0"/>
            <w:vAlign w:val="top"/>
          </w:tcPr>
          <w:p>
            <w:pPr>
              <w:pStyle w:val="34"/>
              <w:widowControl w:val="0"/>
              <w:bidi w:val="0"/>
              <w:jc w:val="both"/>
              <w:rPr>
                <w:rFonts w:hint="default"/>
              </w:rPr>
            </w:pPr>
          </w:p>
        </w:tc>
        <w:tc>
          <w:tcPr>
            <w:tcW w:w="394" w:type="pct"/>
            <w:noWrap w:val="0"/>
            <w:vAlign w:val="top"/>
          </w:tcPr>
          <w:p>
            <w:pPr>
              <w:pStyle w:val="34"/>
              <w:widowControl w:val="0"/>
              <w:bidi w:val="0"/>
              <w:jc w:val="both"/>
              <w:rPr>
                <w:rFonts w:hint="default"/>
                <w:lang w:val="en-US" w:eastAsia="zh-CN"/>
              </w:rPr>
            </w:pPr>
            <w:r>
              <w:rPr>
                <w:rFonts w:hint="eastAsia"/>
                <w:lang w:val="en-US" w:eastAsia="zh-CN"/>
              </w:rPr>
              <w:t>22字节</w:t>
            </w:r>
          </w:p>
        </w:tc>
        <w:tc>
          <w:tcPr>
            <w:tcW w:w="374" w:type="pct"/>
            <w:noWrap w:val="0"/>
            <w:vAlign w:val="top"/>
          </w:tcPr>
          <w:p>
            <w:pPr>
              <w:pStyle w:val="34"/>
              <w:widowControl w:val="0"/>
              <w:bidi w:val="0"/>
              <w:jc w:val="both"/>
              <w:rPr>
                <w:rFonts w:hint="eastAsia"/>
                <w:lang w:val="en-US" w:eastAsia="zh-CN"/>
              </w:rPr>
            </w:pPr>
            <w:r>
              <w:rPr>
                <w:rFonts w:hint="eastAsia"/>
                <w:lang w:val="en-US" w:eastAsia="zh-CN"/>
              </w:rPr>
              <w:t>NA</w:t>
            </w:r>
          </w:p>
        </w:tc>
        <w:tc>
          <w:tcPr>
            <w:tcW w:w="296" w:type="pct"/>
            <w:noWrap w:val="0"/>
            <w:vAlign w:val="top"/>
          </w:tcPr>
          <w:p>
            <w:pPr>
              <w:pStyle w:val="34"/>
              <w:widowControl w:val="0"/>
              <w:bidi w:val="0"/>
              <w:jc w:val="both"/>
              <w:rPr>
                <w:rFonts w:hint="eastAsia"/>
                <w:lang w:val="en-US" w:eastAsia="zh-CN"/>
              </w:rPr>
            </w:pPr>
            <w:r>
              <w:rPr>
                <w:rFonts w:hint="eastAsia"/>
                <w:lang w:val="en-US" w:eastAsia="zh-CN"/>
              </w:rPr>
              <w:t>无</w:t>
            </w:r>
          </w:p>
        </w:tc>
        <w:tc>
          <w:tcPr>
            <w:tcW w:w="440" w:type="pct"/>
            <w:noWrap w:val="0"/>
            <w:vAlign w:val="top"/>
          </w:tcPr>
          <w:p>
            <w:pPr>
              <w:pStyle w:val="34"/>
              <w:widowControl w:val="0"/>
              <w:bidi w:val="0"/>
              <w:jc w:val="both"/>
              <w:rPr>
                <w:rFonts w:hint="eastAsia"/>
                <w:lang w:val="en-US" w:eastAsia="zh-CN"/>
              </w:rPr>
            </w:pPr>
            <w:r>
              <w:rPr>
                <w:rFonts w:hint="eastAsia"/>
                <w:lang w:val="en-US" w:eastAsia="zh-CN"/>
              </w:rPr>
              <w:t>否</w:t>
            </w:r>
          </w:p>
        </w:tc>
        <w:tc>
          <w:tcPr>
            <w:tcW w:w="420" w:type="pct"/>
            <w:noWrap w:val="0"/>
            <w:vAlign w:val="top"/>
          </w:tcPr>
          <w:p>
            <w:pPr>
              <w:pStyle w:val="34"/>
              <w:widowControl w:val="0"/>
              <w:bidi w:val="0"/>
              <w:jc w:val="both"/>
              <w:rPr>
                <w:rFonts w:hint="default"/>
                <w:lang w:val="en-US" w:eastAsia="zh-CN"/>
              </w:rPr>
            </w:pPr>
            <w:r>
              <w:rPr>
                <w:rFonts w:hint="eastAsia"/>
                <w:lang w:val="en-US" w:eastAsia="zh-CN"/>
              </w:rPr>
              <w:t>系统输出</w:t>
            </w:r>
          </w:p>
        </w:tc>
        <w:tc>
          <w:tcPr>
            <w:tcW w:w="409" w:type="pct"/>
            <w:noWrap w:val="0"/>
            <w:vAlign w:val="top"/>
          </w:tcPr>
          <w:p>
            <w:pPr>
              <w:pStyle w:val="34"/>
              <w:widowControl w:val="0"/>
              <w:bidi w:val="0"/>
              <w:jc w:val="both"/>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4"/>
              <w:widowControl w:val="0"/>
              <w:bidi w:val="0"/>
              <w:jc w:val="both"/>
              <w:rPr>
                <w:rFonts w:hint="default"/>
                <w:lang w:val="en-US" w:eastAsia="zh-CN"/>
              </w:rPr>
            </w:pPr>
            <w:r>
              <w:rPr>
                <w:rFonts w:hint="eastAsia"/>
                <w:lang w:val="en-US" w:eastAsia="zh-CN"/>
              </w:rPr>
              <w:t>搜索内容</w:t>
            </w:r>
          </w:p>
        </w:tc>
        <w:tc>
          <w:tcPr>
            <w:tcW w:w="417" w:type="pct"/>
            <w:noWrap w:val="0"/>
            <w:vAlign w:val="top"/>
          </w:tcPr>
          <w:p>
            <w:pPr>
              <w:pStyle w:val="34"/>
              <w:widowControl w:val="0"/>
              <w:bidi w:val="0"/>
              <w:jc w:val="both"/>
              <w:rPr>
                <w:rFonts w:hint="default"/>
                <w:lang w:val="en-US" w:eastAsia="zh-CN"/>
              </w:rPr>
            </w:pPr>
            <w:r>
              <w:rPr>
                <w:rFonts w:hint="eastAsia"/>
                <w:lang w:val="en-US" w:eastAsia="zh-CN"/>
              </w:rPr>
              <w:t>字符串</w:t>
            </w:r>
          </w:p>
        </w:tc>
        <w:tc>
          <w:tcPr>
            <w:tcW w:w="471" w:type="pct"/>
            <w:noWrap w:val="0"/>
            <w:vAlign w:val="top"/>
          </w:tcPr>
          <w:p>
            <w:pPr>
              <w:pStyle w:val="34"/>
              <w:widowControl w:val="0"/>
              <w:bidi w:val="0"/>
              <w:jc w:val="both"/>
              <w:rPr>
                <w:rFonts w:hint="default"/>
                <w:lang w:val="en-US" w:eastAsia="zh-CN"/>
              </w:rPr>
            </w:pPr>
            <w:r>
              <w:rPr>
                <w:rFonts w:hint="eastAsia"/>
                <w:lang w:val="en-US" w:eastAsia="zh-CN"/>
              </w:rPr>
              <w:t>NA</w:t>
            </w:r>
          </w:p>
        </w:tc>
        <w:tc>
          <w:tcPr>
            <w:tcW w:w="440" w:type="pct"/>
            <w:noWrap w:val="0"/>
            <w:vAlign w:val="top"/>
          </w:tcPr>
          <w:p>
            <w:pPr>
              <w:pStyle w:val="34"/>
              <w:widowControl w:val="0"/>
              <w:bidi w:val="0"/>
              <w:jc w:val="both"/>
              <w:rPr>
                <w:rFonts w:hint="default"/>
                <w:lang w:val="en-US" w:eastAsia="zh-CN"/>
              </w:rPr>
            </w:pPr>
            <w:r>
              <w:rPr>
                <w:rFonts w:hint="eastAsia"/>
                <w:lang w:val="en-US" w:eastAsia="zh-CN"/>
              </w:rPr>
              <w:t>NA</w:t>
            </w:r>
          </w:p>
        </w:tc>
        <w:tc>
          <w:tcPr>
            <w:tcW w:w="919" w:type="pct"/>
            <w:noWrap w:val="0"/>
            <w:vAlign w:val="top"/>
          </w:tcPr>
          <w:p>
            <w:pPr>
              <w:pStyle w:val="34"/>
              <w:widowControl w:val="0"/>
              <w:bidi w:val="0"/>
              <w:jc w:val="both"/>
              <w:rPr>
                <w:rFonts w:hint="default"/>
              </w:rPr>
            </w:pPr>
            <w:r>
              <w:rPr>
                <w:rFonts w:hint="eastAsia"/>
              </w:rPr>
              <w:t>^[\u4E00-\u9FA5A-Za-z0-9_]+$</w:t>
            </w:r>
          </w:p>
        </w:tc>
        <w:tc>
          <w:tcPr>
            <w:tcW w:w="394" w:type="pct"/>
            <w:noWrap w:val="0"/>
            <w:vAlign w:val="top"/>
          </w:tcPr>
          <w:p>
            <w:pPr>
              <w:pStyle w:val="34"/>
              <w:widowControl w:val="0"/>
              <w:bidi w:val="0"/>
              <w:jc w:val="both"/>
              <w:rPr>
                <w:rFonts w:hint="default"/>
                <w:lang w:val="en-US" w:eastAsia="zh-CN"/>
              </w:rPr>
            </w:pPr>
            <w:r>
              <w:rPr>
                <w:rFonts w:hint="eastAsia"/>
                <w:lang w:val="en-US" w:eastAsia="zh-CN"/>
              </w:rPr>
              <w:t>22字节</w:t>
            </w:r>
          </w:p>
        </w:tc>
        <w:tc>
          <w:tcPr>
            <w:tcW w:w="374" w:type="pct"/>
            <w:noWrap w:val="0"/>
            <w:vAlign w:val="top"/>
          </w:tcPr>
          <w:p>
            <w:pPr>
              <w:pStyle w:val="34"/>
              <w:widowControl w:val="0"/>
              <w:bidi w:val="0"/>
              <w:jc w:val="both"/>
              <w:rPr>
                <w:rFonts w:hint="default"/>
                <w:lang w:val="en-US" w:eastAsia="zh-CN"/>
              </w:rPr>
            </w:pPr>
            <w:r>
              <w:rPr>
                <w:rFonts w:hint="eastAsia"/>
                <w:lang w:val="en-US" w:eastAsia="zh-CN"/>
              </w:rPr>
              <w:t>NA</w:t>
            </w:r>
          </w:p>
        </w:tc>
        <w:tc>
          <w:tcPr>
            <w:tcW w:w="296" w:type="pct"/>
            <w:noWrap w:val="0"/>
            <w:vAlign w:val="top"/>
          </w:tcPr>
          <w:p>
            <w:pPr>
              <w:pStyle w:val="34"/>
              <w:widowControl w:val="0"/>
              <w:bidi w:val="0"/>
              <w:jc w:val="both"/>
              <w:rPr>
                <w:rFonts w:hint="default"/>
                <w:lang w:val="en-US" w:eastAsia="zh-CN"/>
              </w:rPr>
            </w:pPr>
            <w:r>
              <w:rPr>
                <w:rFonts w:hint="eastAsia"/>
                <w:lang w:val="en-US" w:eastAsia="zh-CN"/>
              </w:rPr>
              <w:t>无</w:t>
            </w:r>
          </w:p>
        </w:tc>
        <w:tc>
          <w:tcPr>
            <w:tcW w:w="440" w:type="pct"/>
            <w:noWrap w:val="0"/>
            <w:vAlign w:val="top"/>
          </w:tcPr>
          <w:p>
            <w:pPr>
              <w:pStyle w:val="34"/>
              <w:widowControl w:val="0"/>
              <w:bidi w:val="0"/>
              <w:jc w:val="both"/>
              <w:rPr>
                <w:rFonts w:hint="default"/>
                <w:lang w:val="en-US" w:eastAsia="zh-CN"/>
              </w:rPr>
            </w:pPr>
            <w:r>
              <w:rPr>
                <w:rFonts w:hint="eastAsia"/>
                <w:lang w:val="en-US" w:eastAsia="zh-CN"/>
              </w:rPr>
              <w:t>否</w:t>
            </w:r>
          </w:p>
        </w:tc>
        <w:tc>
          <w:tcPr>
            <w:tcW w:w="420" w:type="pct"/>
            <w:noWrap w:val="0"/>
            <w:vAlign w:val="top"/>
          </w:tcPr>
          <w:p>
            <w:pPr>
              <w:pStyle w:val="34"/>
              <w:widowControl w:val="0"/>
              <w:bidi w:val="0"/>
              <w:jc w:val="both"/>
              <w:rPr>
                <w:rFonts w:hint="default"/>
                <w:lang w:val="en-US" w:eastAsia="zh-CN"/>
              </w:rPr>
            </w:pPr>
            <w:r>
              <w:rPr>
                <w:rFonts w:hint="eastAsia"/>
                <w:lang w:val="en-US" w:eastAsia="zh-CN"/>
              </w:rPr>
              <w:t>企业输入\</w:t>
            </w:r>
          </w:p>
          <w:p>
            <w:pPr>
              <w:pStyle w:val="34"/>
              <w:widowControl w:val="0"/>
              <w:bidi w:val="0"/>
              <w:jc w:val="both"/>
              <w:rPr>
                <w:rFonts w:hint="default"/>
                <w:lang w:val="en-US" w:eastAsia="zh-CN"/>
              </w:rPr>
            </w:pPr>
            <w:r>
              <w:rPr>
                <w:rFonts w:hint="eastAsia"/>
                <w:lang w:val="en-US" w:eastAsia="zh-CN"/>
              </w:rPr>
              <w:t>系统输出</w:t>
            </w:r>
          </w:p>
        </w:tc>
        <w:tc>
          <w:tcPr>
            <w:tcW w:w="409" w:type="pct"/>
            <w:noWrap w:val="0"/>
            <w:vAlign w:val="top"/>
          </w:tcPr>
          <w:p>
            <w:pPr>
              <w:pStyle w:val="34"/>
              <w:widowControl w:val="0"/>
              <w:bidi w:val="0"/>
              <w:jc w:val="both"/>
              <w:rPr>
                <w:rFonts w:hint="eastAsia"/>
              </w:rPr>
            </w:pPr>
          </w:p>
        </w:tc>
      </w:tr>
    </w:tbl>
    <w:p>
      <w:pPr>
        <w:spacing w:line="300" w:lineRule="auto"/>
        <w:rPr>
          <w:rFonts w:ascii="宋体" w:hAnsi="宋体" w:cs="宋体"/>
          <w:b/>
          <w:bCs/>
          <w:color w:val="000000"/>
          <w:kern w:val="0"/>
          <w:sz w:val="28"/>
          <w:szCs w:val="28"/>
        </w:rPr>
      </w:pPr>
    </w:p>
    <w:p>
      <w:pPr>
        <w:pStyle w:val="6"/>
        <w:numPr>
          <w:ilvl w:val="4"/>
          <w:numId w:val="13"/>
        </w:numPr>
        <w:bidi w:val="0"/>
      </w:pPr>
      <w:r>
        <w:rPr>
          <w:rFonts w:hint="eastAsia"/>
        </w:rPr>
        <w:t>数据项之间的关系</w:t>
      </w:r>
    </w:p>
    <w:p>
      <w:pPr>
        <w:bidi w:val="0"/>
      </w:pPr>
      <w:r>
        <w:rPr>
          <w:rFonts w:hint="eastAsia"/>
        </w:rPr>
        <w:t>无。</w:t>
      </w:r>
    </w:p>
    <w:p>
      <w:pPr>
        <w:pStyle w:val="6"/>
        <w:numPr>
          <w:ilvl w:val="4"/>
          <w:numId w:val="13"/>
        </w:numPr>
        <w:bidi w:val="0"/>
      </w:pPr>
      <w:r>
        <w:rPr>
          <w:rFonts w:hint="eastAsia"/>
        </w:rPr>
        <w:t>窗口有效性</w:t>
      </w:r>
    </w:p>
    <w:p>
      <w:pPr>
        <w:numPr>
          <w:ilvl w:val="0"/>
          <w:numId w:val="0"/>
        </w:numPr>
        <w:spacing w:line="300" w:lineRule="auto"/>
        <w:ind w:leftChars="0"/>
        <w:rPr>
          <w:rFonts w:ascii="宋体" w:hAnsi="宋体" w:cs="宋体"/>
          <w:color w:val="000000"/>
          <w:kern w:val="0"/>
          <w:sz w:val="21"/>
          <w:szCs w:val="21"/>
        </w:rPr>
      </w:pPr>
      <w:r>
        <w:rPr>
          <w:rFonts w:hint="eastAsia" w:ascii="宋体" w:hAnsi="宋体" w:cs="宋体"/>
          <w:color w:val="000000"/>
          <w:kern w:val="0"/>
          <w:sz w:val="24"/>
          <w:szCs w:val="24"/>
        </w:rPr>
        <w:t>从</w:t>
      </w:r>
      <w:r>
        <w:rPr>
          <w:rFonts w:hint="eastAsia" w:ascii="宋体" w:hAnsi="宋体" w:cs="宋体"/>
          <w:color w:val="000000"/>
          <w:kern w:val="0"/>
          <w:sz w:val="24"/>
          <w:szCs w:val="24"/>
          <w:lang w:val="en-US" w:eastAsia="zh-CN"/>
        </w:rPr>
        <w:t>企业</w:t>
      </w:r>
      <w:r>
        <w:rPr>
          <w:rFonts w:hint="eastAsia" w:ascii="宋体" w:hAnsi="宋体" w:cs="宋体"/>
          <w:color w:val="000000"/>
          <w:sz w:val="24"/>
          <w:szCs w:val="24"/>
        </w:rPr>
        <w:t>进入</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，点击“</w:t>
      </w:r>
      <w:r>
        <w:rPr>
          <w:rFonts w:hint="eastAsia" w:ascii="宋体" w:hAnsi="宋体" w:cs="宋体"/>
          <w:color w:val="000000"/>
          <w:sz w:val="24"/>
          <w:szCs w:val="24"/>
          <w:lang w:val="en-US" w:eastAsia="zh-CN"/>
        </w:rPr>
        <w:t>查看评价</w:t>
      </w:r>
      <w:r>
        <w:rPr>
          <w:rFonts w:hint="eastAsia" w:ascii="宋体" w:hAnsi="宋体" w:cs="宋体"/>
          <w:color w:val="000000"/>
          <w:sz w:val="24"/>
          <w:szCs w:val="24"/>
        </w:rPr>
        <w:t>”</w:t>
      </w:r>
      <w:r>
        <w:rPr>
          <w:rFonts w:hint="eastAsia" w:ascii="宋体" w:hAnsi="宋体" w:cs="宋体"/>
          <w:color w:val="000000"/>
          <w:sz w:val="24"/>
          <w:szCs w:val="24"/>
          <w:lang w:val="en-US" w:eastAsia="zh-CN"/>
        </w:rPr>
        <w:t>按钮后，点击“搜索”按钮开始</w:t>
      </w:r>
      <w:r>
        <w:rPr>
          <w:rFonts w:hint="eastAsia" w:ascii="宋体" w:hAnsi="宋体" w:cs="宋体"/>
          <w:color w:val="000000"/>
          <w:sz w:val="24"/>
          <w:szCs w:val="24"/>
        </w:rPr>
        <w:t>，到</w:t>
      </w:r>
      <w:r>
        <w:rPr>
          <w:rFonts w:hint="eastAsia" w:ascii="宋体" w:hAnsi="宋体" w:cs="宋体"/>
          <w:color w:val="000000"/>
          <w:sz w:val="24"/>
          <w:szCs w:val="24"/>
          <w:lang w:val="en-US" w:eastAsia="zh-CN"/>
        </w:rPr>
        <w:t>企业</w:t>
      </w:r>
      <w:r>
        <w:rPr>
          <w:rFonts w:hint="eastAsia" w:ascii="宋体" w:hAnsi="宋体" w:cs="宋体"/>
          <w:color w:val="000000"/>
          <w:sz w:val="24"/>
          <w:szCs w:val="24"/>
        </w:rPr>
        <w:t>点击</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的“</w:t>
      </w:r>
      <w:r>
        <w:rPr>
          <w:rFonts w:hint="eastAsia" w:ascii="宋体" w:hAnsi="宋体" w:cs="宋体"/>
          <w:color w:val="000000"/>
          <w:sz w:val="24"/>
          <w:szCs w:val="24"/>
          <w:lang w:val="en-US" w:eastAsia="zh-CN"/>
        </w:rPr>
        <w:t>企业标志图片</w:t>
      </w:r>
      <w:r>
        <w:rPr>
          <w:rFonts w:hint="eastAsia" w:ascii="宋体" w:hAnsi="宋体" w:cs="宋体"/>
          <w:color w:val="000000"/>
          <w:sz w:val="24"/>
          <w:szCs w:val="24"/>
        </w:rPr>
        <w:t>”按钮结束。</w:t>
      </w:r>
    </w:p>
    <w:p>
      <w:pPr>
        <w:pStyle w:val="6"/>
        <w:numPr>
          <w:ilvl w:val="4"/>
          <w:numId w:val="13"/>
        </w:numPr>
        <w:bidi w:val="0"/>
      </w:pPr>
      <w:r>
        <w:rPr>
          <w:rFonts w:hint="eastAsia"/>
        </w:rPr>
        <w:t>与其它输入/输出的关系</w:t>
      </w:r>
    </w:p>
    <w:p>
      <w:pPr>
        <w:bidi w:val="0"/>
        <w:rPr>
          <w:rFonts w:ascii="宋体" w:hAnsi="宋体" w:cs="宋体"/>
          <w:color w:val="000000"/>
          <w:kern w:val="0"/>
          <w:sz w:val="24"/>
          <w:szCs w:val="24"/>
        </w:rPr>
      </w:pPr>
      <w:r>
        <w:rPr>
          <w:rFonts w:hint="eastAsia"/>
        </w:rPr>
        <w:t>使用了</w:t>
      </w:r>
      <w:r>
        <w:rPr>
          <w:rFonts w:hint="eastAsia"/>
          <w:lang w:eastAsia="zh-CN"/>
        </w:rPr>
        <w:t>“</w:t>
      </w:r>
      <w:r>
        <w:rPr>
          <w:rFonts w:hint="eastAsia"/>
          <w:lang w:val="en-US" w:eastAsia="zh-CN"/>
        </w:rPr>
        <w:t>添加员工</w:t>
      </w:r>
      <w:r>
        <w:rPr>
          <w:rFonts w:hint="eastAsia"/>
          <w:lang w:eastAsia="zh-CN"/>
        </w:rPr>
        <w:t>”</w:t>
      </w:r>
      <w:r>
        <w:rPr>
          <w:rFonts w:hint="eastAsia"/>
          <w:lang w:val="en-US" w:eastAsia="zh-CN"/>
        </w:rPr>
        <w:t>功能输入的姓名和手机号；使用了“服务评价”功能提交的评价星级信息，以及好差评信息</w:t>
      </w:r>
      <w:r>
        <w:rPr>
          <w:rFonts w:hint="eastAsia"/>
        </w:rPr>
        <w:t>。</w:t>
      </w:r>
    </w:p>
    <w:p>
      <w:pPr>
        <w:pStyle w:val="6"/>
        <w:numPr>
          <w:ilvl w:val="4"/>
          <w:numId w:val="13"/>
        </w:numPr>
        <w:bidi w:val="0"/>
      </w:pPr>
      <w:r>
        <w:rPr>
          <w:rFonts w:hint="eastAsia"/>
        </w:rPr>
        <w:t>窗口布局</w:t>
      </w:r>
    </w:p>
    <w:p>
      <w:r>
        <w:rPr>
          <w:rFonts w:hint="eastAsia" w:ascii="宋体" w:hAnsi="宋体" w:cs="宋体"/>
          <w:color w:val="000000"/>
          <w:kern w:val="0"/>
          <w:sz w:val="24"/>
          <w:szCs w:val="24"/>
        </w:rPr>
        <w:t>层叠</w:t>
      </w:r>
    </w:p>
    <w:p>
      <w:pPr>
        <w:pStyle w:val="6"/>
        <w:numPr>
          <w:ilvl w:val="4"/>
          <w:numId w:val="13"/>
        </w:numPr>
        <w:bidi w:val="0"/>
      </w:pPr>
      <w:r>
        <w:rPr>
          <w:rFonts w:hint="eastAsia"/>
        </w:rPr>
        <w:t>反馈信息</w:t>
      </w:r>
    </w:p>
    <w:p>
      <w:r>
        <w:rPr>
          <w:rFonts w:hint="eastAsia" w:ascii="宋体" w:hAnsi="宋体" w:cs="宋体"/>
          <w:color w:val="000000"/>
          <w:kern w:val="0"/>
          <w:sz w:val="24"/>
          <w:szCs w:val="24"/>
        </w:rPr>
        <w:t>1.</w:t>
      </w:r>
      <w:r>
        <w:rPr>
          <w:rFonts w:hint="eastAsia" w:ascii="宋体" w:hAnsi="宋体" w:cs="宋体"/>
          <w:color w:val="000000"/>
          <w:sz w:val="24"/>
          <w:szCs w:val="24"/>
        </w:rPr>
        <w:t>错误提示：</w:t>
      </w:r>
      <w:r>
        <w:rPr>
          <w:rFonts w:hint="eastAsia" w:ascii="宋体" w:hAnsi="宋体" w:cs="宋体"/>
          <w:color w:val="000000"/>
          <w:sz w:val="24"/>
          <w:szCs w:val="24"/>
          <w:lang w:val="en-US" w:eastAsia="zh-CN"/>
        </w:rPr>
        <w:t>未查询到相关记录</w:t>
      </w:r>
    </w:p>
    <w:p>
      <w:pPr>
        <w:pStyle w:val="6"/>
        <w:numPr>
          <w:ilvl w:val="4"/>
          <w:numId w:val="13"/>
        </w:numPr>
        <w:bidi w:val="0"/>
      </w:pPr>
      <w:r>
        <w:rPr>
          <w:rFonts w:hint="eastAsia"/>
        </w:rPr>
        <w:t>命令的执行方式</w:t>
      </w:r>
    </w:p>
    <w:p>
      <w:r>
        <w:rPr>
          <w:rFonts w:hint="eastAsia" w:ascii="宋体" w:hAnsi="宋体" w:cs="宋体"/>
          <w:b w:val="0"/>
          <w:bCs w:val="0"/>
          <w:color w:val="000000"/>
          <w:kern w:val="0"/>
          <w:sz w:val="24"/>
          <w:szCs w:val="24"/>
          <w:lang w:val="en-US" w:eastAsia="zh-CN"/>
        </w:rPr>
        <w:t>企业</w:t>
      </w:r>
      <w:r>
        <w:rPr>
          <w:rFonts w:hint="eastAsia" w:ascii="宋体" w:hAnsi="宋体" w:cs="宋体"/>
          <w:b w:val="0"/>
          <w:bCs w:val="0"/>
          <w:color w:val="000000"/>
          <w:sz w:val="24"/>
          <w:szCs w:val="24"/>
        </w:rPr>
        <w:t>进入</w:t>
      </w:r>
      <w:r>
        <w:rPr>
          <w:rFonts w:hint="eastAsia" w:ascii="宋体" w:hAnsi="宋体" w:cs="宋体"/>
          <w:b w:val="0"/>
          <w:bCs w:val="0"/>
          <w:color w:val="000000"/>
          <w:kern w:val="2"/>
          <w:sz w:val="24"/>
          <w:szCs w:val="24"/>
          <w:lang w:val="en-US" w:eastAsia="zh-CN" w:bidi="ar"/>
        </w:rPr>
        <w:t>企业端</w:t>
      </w:r>
      <w:r>
        <w:rPr>
          <w:rFonts w:hint="eastAsia" w:ascii="宋体" w:hAnsi="宋体" w:eastAsia="宋体" w:cs="宋体"/>
          <w:b w:val="0"/>
          <w:bCs w:val="0"/>
          <w:color w:val="000000"/>
          <w:kern w:val="2"/>
          <w:sz w:val="24"/>
          <w:szCs w:val="24"/>
          <w:lang w:val="en-US" w:eastAsia="zh-CN" w:bidi="ar"/>
        </w:rPr>
        <w:t>首页</w:t>
      </w:r>
      <w:r>
        <w:rPr>
          <w:rFonts w:hint="eastAsia" w:ascii="宋体" w:hAnsi="宋体" w:eastAsia="Times New Roman" w:cs="宋体"/>
          <w:b w:val="0"/>
          <w:bCs w:val="0"/>
          <w:color w:val="000000"/>
          <w:kern w:val="2"/>
          <w:sz w:val="24"/>
          <w:szCs w:val="24"/>
          <w:lang w:val="en-US" w:eastAsia="zh-CN" w:bidi="ar"/>
        </w:rPr>
        <w:t>(</w:t>
      </w:r>
      <w:r>
        <w:rPr>
          <w:rFonts w:hint="eastAsia" w:ascii="宋体" w:hAnsi="宋体" w:cs="宋体"/>
          <w:b w:val="0"/>
          <w:bCs w:val="0"/>
          <w:color w:val="000000"/>
          <w:kern w:val="2"/>
          <w:sz w:val="24"/>
          <w:szCs w:val="24"/>
          <w:lang w:val="en-US" w:eastAsia="zh-CN" w:bidi="ar"/>
        </w:rPr>
        <w:t>EnterpriseInterface</w:t>
      </w:r>
      <w:r>
        <w:rPr>
          <w:rFonts w:hint="eastAsia" w:ascii="宋体" w:hAnsi="宋体" w:eastAsia="Times New Roman" w:cs="宋体"/>
          <w:b w:val="0"/>
          <w:bCs w:val="0"/>
          <w:color w:val="000000"/>
          <w:kern w:val="2"/>
          <w:sz w:val="24"/>
          <w:szCs w:val="24"/>
          <w:lang w:val="en-US" w:eastAsia="zh-CN" w:bidi="ar"/>
        </w:rPr>
        <w:t>)</w:t>
      </w:r>
      <w:r>
        <w:rPr>
          <w:rFonts w:hint="eastAsia" w:ascii="宋体" w:hAnsi="宋体" w:cs="宋体"/>
          <w:b w:val="0"/>
          <w:bCs w:val="0"/>
          <w:color w:val="000000"/>
          <w:sz w:val="24"/>
          <w:szCs w:val="24"/>
        </w:rPr>
        <w:t>，点击“</w:t>
      </w:r>
      <w:r>
        <w:rPr>
          <w:rFonts w:hint="eastAsia" w:ascii="宋体" w:hAnsi="宋体" w:cs="宋体"/>
          <w:b w:val="0"/>
          <w:bCs w:val="0"/>
          <w:color w:val="000000"/>
          <w:sz w:val="24"/>
          <w:szCs w:val="24"/>
          <w:lang w:val="en-US" w:eastAsia="zh-CN"/>
        </w:rPr>
        <w:t>查看评价</w:t>
      </w:r>
      <w:r>
        <w:rPr>
          <w:rFonts w:hint="eastAsia" w:ascii="宋体" w:hAnsi="宋体" w:cs="宋体"/>
          <w:b w:val="0"/>
          <w:bCs w:val="0"/>
          <w:color w:val="000000"/>
          <w:sz w:val="24"/>
          <w:szCs w:val="24"/>
        </w:rPr>
        <w:t>”按钮</w:t>
      </w:r>
      <w:r>
        <w:rPr>
          <w:rFonts w:hint="eastAsia" w:ascii="宋体" w:hAnsi="宋体" w:cs="宋体"/>
          <w:b w:val="0"/>
          <w:bCs w:val="0"/>
          <w:color w:val="000000"/>
          <w:sz w:val="24"/>
          <w:szCs w:val="24"/>
          <w:lang w:val="en-US" w:eastAsia="zh-CN"/>
        </w:rPr>
        <w:t>后，点击“搜索”按钮</w:t>
      </w:r>
      <w:r>
        <w:rPr>
          <w:rFonts w:hint="eastAsia" w:ascii="宋体" w:hAnsi="宋体" w:cs="宋体"/>
          <w:b w:val="0"/>
          <w:bCs w:val="0"/>
          <w:color w:val="000000"/>
          <w:sz w:val="24"/>
          <w:szCs w:val="24"/>
        </w:rPr>
        <w:t>开始执行</w:t>
      </w:r>
      <w:r>
        <w:rPr>
          <w:rFonts w:hint="eastAsia" w:ascii="宋体" w:hAnsi="宋体" w:cs="宋体"/>
          <w:color w:val="000000"/>
          <w:sz w:val="24"/>
          <w:szCs w:val="24"/>
        </w:rPr>
        <w:t>。</w:t>
      </w:r>
    </w:p>
    <w:p>
      <w:pPr>
        <w:spacing w:line="300" w:lineRule="auto"/>
        <w:rPr>
          <w:rFonts w:hint="eastAsia" w:ascii="宋体" w:hAnsi="宋体" w:cs="宋体"/>
          <w:color w:val="000000"/>
          <w:sz w:val="24"/>
          <w:szCs w:val="24"/>
        </w:rPr>
      </w:pPr>
    </w:p>
    <w:p>
      <w:pPr>
        <w:bidi w:val="0"/>
        <w:ind w:left="0" w:leftChars="0" w:firstLine="0" w:firstLineChars="0"/>
        <w:rPr>
          <w:rFonts w:hint="eastAsia"/>
          <w:lang w:val="en-US" w:eastAsia="zh-CN"/>
        </w:rPr>
      </w:pPr>
    </w:p>
    <w:p>
      <w:pPr>
        <w:pStyle w:val="4"/>
        <w:numPr>
          <w:ilvl w:val="2"/>
          <w:numId w:val="13"/>
        </w:numPr>
        <w:bidi w:val="0"/>
        <w:rPr>
          <w:rFonts w:hint="default"/>
          <w:lang w:val="en-US" w:eastAsia="zh-CN"/>
        </w:rPr>
      </w:pPr>
      <w:bookmarkStart w:id="83" w:name="_Toc17230"/>
      <w:r>
        <w:rPr>
          <w:rFonts w:hint="eastAsia"/>
          <w:lang w:val="en-US" w:eastAsia="zh-CN"/>
        </w:rPr>
        <w:t>运营维护人员相关界面</w:t>
      </w:r>
      <w:bookmarkEnd w:id="83"/>
    </w:p>
    <w:p>
      <w:pPr>
        <w:pStyle w:val="5"/>
        <w:numPr>
          <w:ilvl w:val="3"/>
          <w:numId w:val="13"/>
        </w:numPr>
        <w:bidi w:val="0"/>
        <w:ind w:left="850" w:leftChars="0" w:hanging="850" w:firstLineChars="0"/>
        <w:rPr>
          <w:rFonts w:hint="default"/>
          <w:lang w:val="en-US" w:eastAsia="zh-CN"/>
        </w:rPr>
      </w:pPr>
      <w:r>
        <w:rPr>
          <w:rFonts w:hint="eastAsia"/>
          <w:lang w:val="en-US" w:eastAsia="zh-CN"/>
        </w:rPr>
        <w:t>查看日志</w:t>
      </w:r>
    </w:p>
    <w:p>
      <w:pPr>
        <w:pStyle w:val="6"/>
        <w:numPr>
          <w:ilvl w:val="4"/>
          <w:numId w:val="13"/>
        </w:numPr>
        <w:bidi w:val="0"/>
        <w:ind w:left="991" w:leftChars="0" w:hanging="991" w:firstLineChars="0"/>
        <w:outlineLvl w:val="9"/>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6"/>
                    <a:stretch>
                      <a:fillRect/>
                    </a:stretch>
                  </pic:blipFill>
                  <pic:spPr>
                    <a:xfrm>
                      <a:off x="0" y="0"/>
                      <a:ext cx="5266690" cy="2131695"/>
                    </a:xfrm>
                    <a:prstGeom prst="rect">
                      <a:avLst/>
                    </a:prstGeom>
                    <a:noFill/>
                    <a:ln>
                      <a:noFill/>
                    </a:ln>
                  </pic:spPr>
                </pic:pic>
              </a:graphicData>
            </a:graphic>
          </wp:inline>
        </w:drawing>
      </w:r>
    </w:p>
    <w:p>
      <w:pPr>
        <w:pStyle w:val="10"/>
        <w:bidi w:val="0"/>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日志查看</w:t>
      </w:r>
      <w:r>
        <w:rPr>
          <w:rFonts w:hint="eastAsia"/>
          <w:lang w:val="en-US" w:eastAsia="zh-CN"/>
        </w:rPr>
        <w:t>界面布局</w:t>
      </w:r>
    </w:p>
    <w:p>
      <w:pPr>
        <w:pStyle w:val="6"/>
        <w:numPr>
          <w:ilvl w:val="4"/>
          <w:numId w:val="13"/>
        </w:numPr>
        <w:bidi w:val="0"/>
        <w:ind w:left="991" w:leftChars="0" w:hanging="991" w:firstLineChars="0"/>
        <w:outlineLvl w:val="9"/>
      </w:pPr>
      <w:r>
        <w:rPr>
          <w:rFonts w:hint="eastAsia"/>
        </w:rPr>
        <w:t>数据项描述：</w:t>
      </w:r>
    </w:p>
    <w:p>
      <w:pPr>
        <w:bidi w:val="0"/>
        <w:rPr>
          <w:rFonts w:hint="default"/>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拥有权限的管理员登录管理端。</w:t>
      </w:r>
    </w:p>
    <w:p>
      <w:pPr>
        <w:pStyle w:val="3"/>
        <w:numPr>
          <w:ilvl w:val="1"/>
          <w:numId w:val="13"/>
        </w:numPr>
        <w:bidi w:val="0"/>
        <w:ind w:left="0" w:leftChars="0" w:firstLine="0" w:firstLineChars="0"/>
      </w:pPr>
      <w:bookmarkStart w:id="84" w:name="_Toc27521"/>
      <w:bookmarkStart w:id="85" w:name="_Toc17490"/>
      <w:r>
        <w:rPr>
          <w:rFonts w:hint="eastAsia"/>
        </w:rPr>
        <w:t>功能需求</w:t>
      </w:r>
      <w:bookmarkEnd w:id="84"/>
      <w:bookmarkEnd w:id="85"/>
    </w:p>
    <w:p>
      <w:pPr>
        <w:pStyle w:val="4"/>
        <w:numPr>
          <w:ilvl w:val="2"/>
          <w:numId w:val="13"/>
        </w:numPr>
        <w:bidi w:val="0"/>
        <w:ind w:left="0" w:leftChars="0" w:firstLine="0" w:firstLineChars="0"/>
      </w:pPr>
      <w:bookmarkStart w:id="86" w:name="_Toc8612"/>
      <w:bookmarkStart w:id="87" w:name="_Toc13901"/>
      <w:r>
        <w:rPr>
          <w:rFonts w:hint="eastAsia"/>
        </w:rPr>
        <w:t>用例列表</w:t>
      </w:r>
      <w:bookmarkEnd w:id="86"/>
      <w:bookmarkEnd w:id="87"/>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用例列表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jc w:val="center"/>
              <w:rPr>
                <w:rFonts w:eastAsia="Times New Roman"/>
                <w:b/>
                <w:bCs/>
              </w:rPr>
            </w:pPr>
            <w:r>
              <w:rPr>
                <w:rFonts w:hint="eastAsia" w:eastAsia="Times New Roman"/>
                <w:b/>
                <w:bCs/>
              </w:rPr>
              <w:t>序号</w:t>
            </w:r>
          </w:p>
        </w:tc>
        <w:tc>
          <w:tcPr>
            <w:tcW w:w="4807" w:type="dxa"/>
          </w:tcPr>
          <w:p>
            <w:pPr>
              <w:pStyle w:val="34"/>
              <w:widowControl w:val="0"/>
              <w:jc w:val="center"/>
              <w:rPr>
                <w:rFonts w:eastAsia="Times New Roman"/>
                <w:b/>
                <w:bCs/>
              </w:rPr>
            </w:pPr>
            <w:r>
              <w:rPr>
                <w:rFonts w:hint="eastAsia" w:eastAsia="Times New Roman"/>
                <w:b/>
                <w:bCs/>
              </w:rPr>
              <w:t>用例名</w:t>
            </w:r>
          </w:p>
        </w:tc>
        <w:tc>
          <w:tcPr>
            <w:tcW w:w="2265" w:type="dxa"/>
          </w:tcPr>
          <w:p>
            <w:pPr>
              <w:pStyle w:val="34"/>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pPr>
            <w:r>
              <w:rPr>
                <w:rFonts w:hint="eastAsia"/>
              </w:rPr>
              <w:t>1</w:t>
            </w:r>
          </w:p>
        </w:tc>
        <w:tc>
          <w:tcPr>
            <w:tcW w:w="4807" w:type="dxa"/>
          </w:tcPr>
          <w:p>
            <w:pPr>
              <w:pStyle w:val="34"/>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4"/>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pPr>
            <w:r>
              <w:rPr>
                <w:rFonts w:hint="eastAsia"/>
              </w:rPr>
              <w:t>2</w:t>
            </w:r>
          </w:p>
        </w:tc>
        <w:tc>
          <w:tcPr>
            <w:tcW w:w="4807" w:type="dxa"/>
          </w:tcPr>
          <w:p>
            <w:pPr>
              <w:pStyle w:val="34"/>
              <w:widowControl w:val="0"/>
              <w:bidi w:val="0"/>
              <w:jc w:val="both"/>
              <w:rPr>
                <w:rFonts w:hint="default" w:eastAsia="宋体"/>
                <w:lang w:val="en-US" w:eastAsia="zh-CN"/>
              </w:rPr>
            </w:pPr>
            <w:r>
              <w:rPr>
                <w:rFonts w:hint="eastAsia"/>
                <w:lang w:val="en-US" w:eastAsia="zh-CN"/>
              </w:rPr>
              <w:t>SubmitTicket</w:t>
            </w:r>
          </w:p>
        </w:tc>
        <w:tc>
          <w:tcPr>
            <w:tcW w:w="2265" w:type="dxa"/>
          </w:tcPr>
          <w:p>
            <w:pPr>
              <w:pStyle w:val="34"/>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pPr>
            <w:r>
              <w:rPr>
                <w:rFonts w:hint="eastAsia"/>
              </w:rPr>
              <w:t>3</w:t>
            </w:r>
          </w:p>
        </w:tc>
        <w:tc>
          <w:tcPr>
            <w:tcW w:w="4807" w:type="dxa"/>
          </w:tcPr>
          <w:p>
            <w:pPr>
              <w:pStyle w:val="34"/>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4"/>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rPr>
            </w:pPr>
            <w:r>
              <w:rPr>
                <w:rFonts w:hint="default"/>
                <w:lang w:val="en-US"/>
              </w:rPr>
              <w:t>4</w:t>
            </w:r>
          </w:p>
        </w:tc>
        <w:tc>
          <w:tcPr>
            <w:tcW w:w="4807" w:type="dxa"/>
          </w:tcPr>
          <w:p>
            <w:pPr>
              <w:pStyle w:val="34"/>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4"/>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r>
              <w:rPr>
                <w:rFonts w:hint="eastAsia"/>
                <w:lang w:val="en-US" w:eastAsia="zh-CN"/>
              </w:rPr>
              <w:t>5</w:t>
            </w:r>
          </w:p>
        </w:tc>
        <w:tc>
          <w:tcPr>
            <w:tcW w:w="4807" w:type="dxa"/>
          </w:tcPr>
          <w:p>
            <w:pPr>
              <w:pStyle w:val="34"/>
              <w:widowControl w:val="0"/>
              <w:bidi w:val="0"/>
              <w:jc w:val="both"/>
              <w:rPr>
                <w:rFonts w:hint="default"/>
                <w:lang w:val="en-US" w:eastAsia="zh-CN"/>
              </w:rPr>
            </w:pPr>
            <w:r>
              <w:rPr>
                <w:rFonts w:hint="eastAsia"/>
                <w:lang w:val="en-US" w:eastAsia="zh-CN"/>
              </w:rPr>
              <w:t>DeleteTicket</w:t>
            </w:r>
          </w:p>
        </w:tc>
        <w:tc>
          <w:tcPr>
            <w:tcW w:w="2265" w:type="dxa"/>
          </w:tcPr>
          <w:p>
            <w:pPr>
              <w:pStyle w:val="34"/>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bookmarkStart w:id="88" w:name="_Toc27621"/>
            <w:r>
              <w:rPr>
                <w:rFonts w:hint="eastAsia"/>
                <w:lang w:val="en-US" w:eastAsia="zh-CN"/>
              </w:rPr>
              <w:t>6</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Feedback</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r>
              <w:rPr>
                <w:rFonts w:hint="eastAsia"/>
                <w:lang w:val="en-US" w:eastAsia="zh-CN"/>
              </w:rPr>
              <w:t>7</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Complaints</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r>
              <w:rPr>
                <w:rFonts w:hint="eastAsia"/>
                <w:lang w:val="en-US" w:eastAsia="zh-CN"/>
              </w:rPr>
              <w:t>8</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EnterpriseImparting</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9</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StaffRoleManage</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10</w:t>
            </w:r>
          </w:p>
        </w:tc>
        <w:tc>
          <w:tcPr>
            <w:tcW w:w="4807" w:type="dxa"/>
            <w:vAlign w:val="top"/>
          </w:tcPr>
          <w:p>
            <w:pPr>
              <w:pStyle w:val="34"/>
              <w:widowControl w:val="0"/>
              <w:tabs>
                <w:tab w:val="center" w:pos="2295"/>
              </w:tabs>
              <w:bidi w:val="0"/>
              <w:jc w:val="both"/>
              <w:rPr>
                <w:rFonts w:hint="default" w:ascii="Times New Roman" w:hAnsi="Times New Roman" w:eastAsia="宋体" w:cs="Times New Roman"/>
                <w:sz w:val="21"/>
                <w:lang w:val="en-US" w:eastAsia="zh-CN" w:bidi="ar-SA"/>
              </w:rPr>
            </w:pPr>
            <w:r>
              <w:rPr>
                <w:rFonts w:hint="eastAsia"/>
                <w:lang w:val="en-US" w:eastAsia="zh-CN"/>
              </w:rPr>
              <w:t>SetReply</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11</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AuthOverwrite</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12</w:t>
            </w:r>
          </w:p>
        </w:tc>
        <w:tc>
          <w:tcPr>
            <w:tcW w:w="4807" w:type="dxa"/>
          </w:tcPr>
          <w:p>
            <w:pPr>
              <w:pStyle w:val="34"/>
              <w:widowControl w:val="0"/>
              <w:bidi w:val="0"/>
              <w:jc w:val="both"/>
              <w:rPr>
                <w:rFonts w:hint="default"/>
                <w:lang w:val="en-US" w:eastAsia="zh-CN"/>
              </w:rPr>
            </w:pPr>
            <w:r>
              <w:rPr>
                <w:rFonts w:hint="eastAsia"/>
                <w:lang w:val="en-US" w:eastAsia="zh-CN"/>
              </w:rPr>
              <w:t>LogViewer</w:t>
            </w:r>
          </w:p>
        </w:tc>
        <w:tc>
          <w:tcPr>
            <w:tcW w:w="2265" w:type="dxa"/>
          </w:tcPr>
          <w:p>
            <w:pPr>
              <w:pStyle w:val="34"/>
              <w:widowControl w:val="0"/>
              <w:bidi w:val="0"/>
              <w:jc w:val="both"/>
              <w:rPr>
                <w:rFonts w:hint="default"/>
                <w:lang w:val="en-US" w:eastAsia="zh-CN"/>
              </w:rPr>
            </w:pPr>
            <w:r>
              <w:rPr>
                <w:rFonts w:hint="eastAsia"/>
                <w:lang w:val="en-US" w:eastAsia="zh-CN"/>
              </w:rPr>
              <w:t>LV</w:t>
            </w:r>
          </w:p>
        </w:tc>
      </w:tr>
    </w:tbl>
    <w:p>
      <w:pPr>
        <w:pStyle w:val="4"/>
        <w:numPr>
          <w:ilvl w:val="2"/>
          <w:numId w:val="13"/>
        </w:numPr>
        <w:ind w:left="0" w:leftChars="0" w:firstLine="0" w:firstLineChars="0"/>
        <w:rPr>
          <w:rFonts w:hint="eastAsia"/>
        </w:rPr>
      </w:pPr>
      <w:bookmarkStart w:id="89" w:name="_Toc28594"/>
      <w:r>
        <w:rPr>
          <w:rFonts w:hint="eastAsia"/>
        </w:rPr>
        <w:t>详细用例</w:t>
      </w:r>
      <w:bookmarkEnd w:id="88"/>
      <w:bookmarkEnd w:id="89"/>
    </w:p>
    <w:p>
      <w:pPr>
        <w:pStyle w:val="5"/>
        <w:numPr>
          <w:ilvl w:val="3"/>
          <w:numId w:val="13"/>
        </w:numPr>
        <w:bidi w:val="0"/>
        <w:ind w:left="850" w:leftChars="0" w:hanging="850" w:firstLineChars="0"/>
        <w:rPr>
          <w:rFonts w:hint="default"/>
          <w:lang w:val="en-US" w:eastAsia="zh-CN"/>
        </w:rPr>
      </w:pPr>
      <w:r>
        <w:rPr>
          <w:rFonts w:hint="eastAsia"/>
          <w:lang w:val="en-US" w:eastAsia="zh-CN"/>
        </w:rPr>
        <w:t>申请服务单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申请服务单用例表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hint="default"/>
                <w:lang w:val="en-US" w:eastAsia="zh-CN"/>
              </w:rPr>
            </w:pPr>
            <w:r>
              <w:rPr>
                <w:rFonts w:hint="eastAsia"/>
                <w:lang w:val="en-US" w:eastAsia="zh-CN"/>
              </w:rPr>
              <w:t>2022年7月12日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eastAsia="Times New Roman"/>
                <w:b/>
                <w:bCs/>
              </w:rPr>
            </w:pPr>
            <w:r>
              <w:rPr>
                <w:rFonts w:hint="eastAsia" w:eastAsia="Times New Roman"/>
                <w:b/>
                <w:bCs/>
              </w:rPr>
              <w:t>用户</w:t>
            </w:r>
          </w:p>
        </w:tc>
        <w:tc>
          <w:tcPr>
            <w:tcW w:w="4262" w:type="dxa"/>
            <w:gridSpan w:val="2"/>
          </w:tcPr>
          <w:p>
            <w:pPr>
              <w:pStyle w:val="34"/>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both"/>
              <w:rPr>
                <w:rFonts w:eastAsia="Times New Roman"/>
              </w:rPr>
            </w:pPr>
          </w:p>
        </w:tc>
        <w:tc>
          <w:tcPr>
            <w:tcW w:w="2130" w:type="dxa"/>
          </w:tcPr>
          <w:p>
            <w:pPr>
              <w:pStyle w:val="34"/>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4"/>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4"/>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rPr>
          <w:rFonts w:hint="eastAsia" w:eastAsia="宋体"/>
          <w:color w:val="000000" w:themeColor="text1"/>
          <w:lang w:eastAsia="zh-CN"/>
          <w14:textFill>
            <w14:solidFill>
              <w14:schemeClr w14:val="tx1"/>
            </w14:solidFill>
          </w14:textFill>
        </w:rPr>
      </w:pP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66690" cy="3745230"/>
            <wp:effectExtent l="0" t="0" r="10160" b="7620"/>
            <wp:docPr id="34" name="图片 34"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default" w:eastAsia="宋体"/>
          <w:color w:val="000000" w:themeColor="text1"/>
          <w:lang w:val="en-US" w:eastAsia="zh-CN"/>
          <w14:textFill>
            <w14:solidFill>
              <w14:schemeClr w14:val="tx1"/>
            </w14:solidFill>
          </w14:textFill>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服务单管理</w:t>
      </w:r>
      <w:r>
        <w:rPr>
          <w:rFonts w:hint="eastAsia"/>
          <w:lang w:val="en-US" w:eastAsia="zh-CN"/>
        </w:rPr>
        <w:t>界面</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28"/>
                    <a:srcRect l="-771" t="-2971" r="771" b="31226"/>
                    <a:stretch>
                      <a:fillRect/>
                    </a:stretch>
                  </pic:blipFill>
                  <pic:spPr>
                    <a:xfrm>
                      <a:off x="0" y="0"/>
                      <a:ext cx="5272405" cy="720725"/>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服务单分类不存在</w:t>
      </w:r>
    </w:p>
    <w:p>
      <w:pPr>
        <w:pStyle w:val="5"/>
        <w:numPr>
          <w:ilvl w:val="3"/>
          <w:numId w:val="13"/>
        </w:numPr>
        <w:bidi w:val="0"/>
        <w:ind w:left="850" w:leftChars="0" w:hanging="850" w:firstLineChars="0"/>
        <w:rPr>
          <w:rFonts w:hint="default"/>
          <w:lang w:val="en-US" w:eastAsia="zh-CN"/>
        </w:rPr>
      </w:pPr>
      <w:r>
        <w:rPr>
          <w:rFonts w:hint="eastAsia"/>
          <w:lang w:val="en-US" w:eastAsia="zh-CN"/>
        </w:rPr>
        <w:t>提交服务单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用例标识符</w:t>
            </w:r>
          </w:p>
        </w:tc>
        <w:tc>
          <w:tcPr>
            <w:tcW w:w="6393" w:type="dxa"/>
            <w:gridSpan w:val="3"/>
          </w:tcPr>
          <w:p>
            <w:pPr>
              <w:pStyle w:val="34"/>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用例名</w:t>
            </w:r>
          </w:p>
        </w:tc>
        <w:tc>
          <w:tcPr>
            <w:tcW w:w="6393" w:type="dxa"/>
            <w:gridSpan w:val="3"/>
          </w:tcPr>
          <w:p>
            <w:pPr>
              <w:pStyle w:val="34"/>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用例的创建者</w:t>
            </w:r>
          </w:p>
        </w:tc>
        <w:tc>
          <w:tcPr>
            <w:tcW w:w="2131"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用例的创建时间</w:t>
            </w:r>
          </w:p>
        </w:tc>
        <w:tc>
          <w:tcPr>
            <w:tcW w:w="2131" w:type="dxa"/>
          </w:tcPr>
          <w:p>
            <w:pPr>
              <w:pStyle w:val="34"/>
              <w:widowControl w:val="0"/>
              <w:jc w:val="center"/>
              <w:rPr>
                <w:rFonts w:hint="default" w:eastAsia="宋体"/>
                <w:lang w:val="en-US" w:eastAsia="zh-C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操作者</w:t>
            </w:r>
          </w:p>
        </w:tc>
        <w:tc>
          <w:tcPr>
            <w:tcW w:w="6393" w:type="dxa"/>
            <w:gridSpan w:val="3"/>
          </w:tcPr>
          <w:p>
            <w:pPr>
              <w:pStyle w:val="34"/>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描述</w:t>
            </w:r>
          </w:p>
        </w:tc>
        <w:tc>
          <w:tcPr>
            <w:tcW w:w="6393" w:type="dxa"/>
            <w:gridSpan w:val="3"/>
          </w:tcPr>
          <w:p>
            <w:pPr>
              <w:pStyle w:val="34"/>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前置条件</w:t>
            </w:r>
          </w:p>
        </w:tc>
        <w:tc>
          <w:tcPr>
            <w:tcW w:w="6393" w:type="dxa"/>
            <w:gridSpan w:val="3"/>
          </w:tcPr>
          <w:p>
            <w:pPr>
              <w:pStyle w:val="34"/>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后置条件</w:t>
            </w:r>
          </w:p>
        </w:tc>
        <w:tc>
          <w:tcPr>
            <w:tcW w:w="6393" w:type="dxa"/>
            <w:gridSpan w:val="3"/>
          </w:tcPr>
          <w:p>
            <w:pPr>
              <w:pStyle w:val="34"/>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Ticket</w:t>
            </w:r>
            <w:r>
              <w:rPr>
                <w:rFonts w:hint="eastAsia"/>
              </w:rPr>
              <w:t>InfoList）中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主事件流</w:t>
            </w:r>
          </w:p>
        </w:tc>
        <w:tc>
          <w:tcPr>
            <w:tcW w:w="2131" w:type="dxa"/>
          </w:tcPr>
          <w:p>
            <w:pPr>
              <w:pStyle w:val="34"/>
              <w:widowControl w:val="0"/>
              <w:jc w:val="center"/>
              <w:rPr>
                <w:rFonts w:eastAsia="Times New Roman"/>
                <w:b/>
                <w:bCs/>
              </w:rPr>
            </w:pPr>
            <w:r>
              <w:rPr>
                <w:rFonts w:hint="eastAsia" w:eastAsia="Times New Roman"/>
                <w:b/>
                <w:bCs/>
              </w:rPr>
              <w:t>用户</w:t>
            </w:r>
          </w:p>
        </w:tc>
        <w:tc>
          <w:tcPr>
            <w:tcW w:w="4262" w:type="dxa"/>
            <w:gridSpan w:val="2"/>
          </w:tcPr>
          <w:p>
            <w:pPr>
              <w:pStyle w:val="34"/>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4"/>
              <w:widowControl w:val="0"/>
              <w:jc w:val="both"/>
              <w:rPr>
                <w:rFonts w:eastAsia="Times New Roman"/>
              </w:rPr>
            </w:pPr>
          </w:p>
        </w:tc>
        <w:tc>
          <w:tcPr>
            <w:tcW w:w="2131" w:type="dxa"/>
          </w:tcPr>
          <w:p>
            <w:pPr>
              <w:pStyle w:val="34"/>
              <w:widowControl w:val="0"/>
              <w:jc w:val="both"/>
              <w:rPr>
                <w:rFonts w:hint="default" w:eastAsia="宋体"/>
                <w:lang w:val="en-US" w:eastAsia="zh-CN"/>
              </w:rPr>
            </w:pPr>
            <w:r>
              <w:rPr>
                <w:rFonts w:hint="eastAsia" w:eastAsia="Times New Roman"/>
              </w:rPr>
              <w:t>1</w:t>
            </w:r>
            <w:r>
              <w:rPr>
                <w:rFonts w:hint="eastAsia"/>
                <w:lang w:val="en-US" w:eastAsia="zh-CN"/>
              </w:rPr>
              <w:t xml:space="preserve"> </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4"/>
              <w:widowControl w:val="0"/>
              <w:jc w:val="both"/>
              <w:rPr>
                <w:rFonts w:hint="eastAsia" w:eastAsia="宋体"/>
                <w:lang w:eastAsia="zh-CN"/>
              </w:rPr>
            </w:pPr>
            <w:r>
              <w:rPr>
                <w:rFonts w:hint="eastAsia" w:eastAsia="Times New Roman"/>
              </w:rPr>
              <w:t>2</w:t>
            </w:r>
            <w:r>
              <w:rPr>
                <w:rFonts w:hint="eastAsia"/>
                <w:lang w:val="en-US" w:eastAsia="zh-CN"/>
              </w:rPr>
              <w:t xml:space="preserve"> 系统弹出选择问题类型对话框(TicketTypeSelectionDialog)</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34"/>
              <w:widowControl w:val="0"/>
              <w:jc w:val="both"/>
              <w:rPr>
                <w:rFonts w:eastAsia="Times New Roman"/>
              </w:rPr>
            </w:pPr>
          </w:p>
        </w:tc>
        <w:tc>
          <w:tcPr>
            <w:tcW w:w="2131" w:type="dxa"/>
          </w:tcPr>
          <w:p>
            <w:pPr>
              <w:pStyle w:val="34"/>
              <w:widowControl w:val="0"/>
              <w:jc w:val="both"/>
              <w:rPr>
                <w:rFonts w:hint="default" w:eastAsia="宋体"/>
                <w:lang w:val="en-US" w:eastAsia="zh-CN"/>
              </w:rPr>
            </w:pPr>
            <w:r>
              <w:rPr>
                <w:rFonts w:hint="eastAsia"/>
                <w:lang w:val="en-US" w:eastAsia="zh-CN"/>
              </w:rPr>
              <w:t>3 用户选择对应的问题类型并点击</w:t>
            </w:r>
            <w:r>
              <w:rPr>
                <w:rFonts w:hint="default"/>
                <w:lang w:val="en-US" w:eastAsia="zh-CN"/>
              </w:rPr>
              <w:t>”</w:t>
            </w:r>
            <w:r>
              <w:rPr>
                <w:rFonts w:hint="eastAsia"/>
                <w:lang w:val="en-US" w:eastAsia="zh-CN"/>
              </w:rPr>
              <w:t>提交</w:t>
            </w:r>
            <w:r>
              <w:rPr>
                <w:rFonts w:hint="default"/>
                <w:lang w:val="en-US" w:eastAsia="zh-CN"/>
              </w:rPr>
              <w:t>”</w:t>
            </w:r>
            <w:r>
              <w:rPr>
                <w:rFonts w:hint="eastAsia"/>
                <w:lang w:val="en-US" w:eastAsia="zh-CN"/>
              </w:rPr>
              <w:t>按钮</w:t>
            </w:r>
          </w:p>
        </w:tc>
        <w:tc>
          <w:tcPr>
            <w:tcW w:w="4262" w:type="dxa"/>
            <w:gridSpan w:val="2"/>
          </w:tcPr>
          <w:p>
            <w:pPr>
              <w:pStyle w:val="34"/>
              <w:widowControl w:val="0"/>
              <w:jc w:val="both"/>
              <w:rPr>
                <w:rFonts w:hint="default" w:eastAsia="宋体"/>
                <w:lang w:val="en-US" w:eastAsia="zh-CN"/>
              </w:rPr>
            </w:pPr>
            <w:r>
              <w:rPr>
                <w:rFonts w:hint="eastAsia"/>
                <w:lang w:val="en-US" w:eastAsia="zh-CN"/>
              </w:rPr>
              <w:t>4 系统在服务单信息表(TicketInfoList)中修改一条数据，并返回。若查询失败，则进入子事件流a；返回服务单管理界面(TicketManager)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4"/>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4"/>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系统弹出服务单不存在对话框(TicketNotFoundError)，返回服务单管理界面并请求新的服务单信息表(TicketInfoList)。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3"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pStyle w:val="10"/>
        <w:bidi w:val="0"/>
        <w:ind w:left="0" w:leftChars="0" w:firstLine="0" w:firstLineChars="0"/>
        <w:jc w:val="center"/>
        <w:rPr>
          <w:rFonts w:hint="eastAsia" w:eastAsia="宋体"/>
          <w:lang w:eastAsia="zh-CN"/>
        </w:rPr>
      </w:pPr>
    </w:p>
    <w:p>
      <w:pPr>
        <w:pStyle w:val="10"/>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35" name="图片 35"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服务单管理界面</w:t>
      </w:r>
    </w:p>
    <w:p>
      <w:pPr>
        <w:pStyle w:val="10"/>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8" name="图片 8" descr="选择问题类型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选择问题类型_状态 1"/>
                    <pic:cNvPicPr>
                      <a:picLocks noChangeAspect="1"/>
                    </pic:cNvPicPr>
                  </pic:nvPicPr>
                  <pic:blipFill>
                    <a:blip r:embed="rId29"/>
                    <a:stretch>
                      <a:fillRect/>
                    </a:stretch>
                  </pic:blipFill>
                  <pic:spPr>
                    <a:xfrm>
                      <a:off x="0" y="0"/>
                      <a:ext cx="4019550" cy="2019300"/>
                    </a:xfrm>
                    <a:prstGeom prst="rect">
                      <a:avLst/>
                    </a:prstGeom>
                  </pic:spPr>
                </pic:pic>
              </a:graphicData>
            </a:graphic>
          </wp:inline>
        </w:drawing>
      </w:r>
    </w:p>
    <w:p>
      <w:pPr>
        <w:pStyle w:val="10"/>
        <w:bidi w:val="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选择问题类型对话框</w:t>
      </w:r>
    </w:p>
    <w:p>
      <w:pPr>
        <w:ind w:left="0" w:leftChars="0" w:firstLine="0" w:firstLineChars="0"/>
        <w:jc w:val="center"/>
        <w:rPr>
          <w:rFonts w:hint="eastAsia"/>
          <w:lang w:eastAsia="zh-CN"/>
        </w:rPr>
      </w:pPr>
      <w:r>
        <w:rPr>
          <w:rFonts w:hint="eastAsia"/>
          <w:lang w:eastAsia="zh-CN"/>
        </w:rPr>
        <w:drawing>
          <wp:inline distT="0" distB="0" distL="114300" distR="114300">
            <wp:extent cx="4019550" cy="2019300"/>
            <wp:effectExtent l="0" t="0" r="0" b="0"/>
            <wp:docPr id="32" name="图片 32"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服务单不存在对话框"/>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服务单不存在对话框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关闭服务单</w:t>
      </w:r>
    </w:p>
    <w:p>
      <w:pPr>
        <w:pStyle w:val="35"/>
        <w:ind w:firstLine="420"/>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关闭服务单用例表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员工或用户关闭已经处理完成的服务单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系统并处于服务单管理界面(TicketManager)</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hint="default" w:eastAsia="Times New Roman"/>
                <w:lang w:val="en-US"/>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eastAsia="Times New Roman"/>
              </w:rPr>
            </w:pPr>
            <w:r>
              <w:rPr>
                <w:rFonts w:hint="eastAsia" w:eastAsia="Times New Roman"/>
              </w:rPr>
              <w:t>用户</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弹出确认关闭服务单对话框(ConfirmCloseDialog)。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点击确认信息，若点击取消，进入子事件流a。</w:t>
            </w:r>
          </w:p>
        </w:tc>
        <w:tc>
          <w:tcPr>
            <w:tcW w:w="4262" w:type="dxa"/>
            <w:gridSpan w:val="2"/>
          </w:tcPr>
          <w:p>
            <w:pPr>
              <w:pStyle w:val="34"/>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服务单设置为关闭状态，更新频道内角色权限使得用户不可见并将信息写入服务单信息表(</w:t>
            </w:r>
            <w:r>
              <w:rPr>
                <w:rFonts w:hint="default"/>
                <w:lang w:val="en-US" w:eastAsia="zh-CN"/>
              </w:rPr>
              <w:t>T</w:t>
            </w:r>
            <w:r>
              <w:rPr>
                <w:rFonts w:hint="eastAsia"/>
                <w:lang w:val="en-US" w:eastAsia="zh-CN"/>
              </w:rPr>
              <w: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b/>
                <w:bCs/>
                <w:lang w:val="en-US" w:eastAsia="zh-CN"/>
              </w:rPr>
            </w:pPr>
            <w:bookmarkStart w:id="90" w:name="_Toc14419"/>
            <w:r>
              <w:rPr>
                <w:rFonts w:hint="eastAsia"/>
                <w:b/>
                <w:bCs/>
                <w:lang w:val="en-US" w:eastAsia="zh-CN"/>
              </w:rPr>
              <w:t>子事件流a</w:t>
            </w:r>
          </w:p>
        </w:tc>
        <w:tc>
          <w:tcPr>
            <w:tcW w:w="6392" w:type="dxa"/>
            <w:gridSpan w:val="3"/>
          </w:tcPr>
          <w:p>
            <w:pPr>
              <w:pStyle w:val="34"/>
              <w:widowControl w:val="0"/>
              <w:numPr>
                <w:ilvl w:val="0"/>
                <w:numId w:val="0"/>
              </w:numPr>
              <w:jc w:val="both"/>
              <w:rPr>
                <w:rFonts w:hint="default"/>
                <w:lang w:val="en-US" w:eastAsia="zh-CN"/>
              </w:rPr>
            </w:pPr>
            <w:r>
              <w:rPr>
                <w:rFonts w:hint="eastAsia"/>
                <w:lang w:val="en-US" w:eastAsia="zh-CN"/>
              </w:rPr>
              <w:t>1 系统不做出任何更改，返回服务单处理界面。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lang w:eastAsia="zh-CN"/>
        </w:rPr>
      </w:pPr>
      <w:r>
        <w:rPr>
          <w:rFonts w:hint="eastAsia"/>
          <w:lang w:eastAsia="zh-CN"/>
        </w:rPr>
        <w:drawing>
          <wp:inline distT="0" distB="0" distL="114300" distR="114300">
            <wp:extent cx="5266690" cy="3745230"/>
            <wp:effectExtent l="0" t="0" r="10160" b="7620"/>
            <wp:docPr id="37" name="图片 37"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服务单管理界面</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14" name="图片 14" descr="确认关闭服务单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确认关闭服务单对话框"/>
                    <pic:cNvPicPr>
                      <a:picLocks noChangeAspect="1"/>
                    </pic:cNvPicPr>
                  </pic:nvPicPr>
                  <pic:blipFill>
                    <a:blip r:embed="rId31"/>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w:t>
      </w:r>
      <w:r>
        <w:rPr>
          <w:rFonts w:hint="eastAsia"/>
          <w:lang w:val="en-US" w:eastAsia="zh-CN"/>
        </w:rPr>
        <w:t>确认</w:t>
      </w:r>
      <w:r>
        <w:rPr>
          <w:rFonts w:hint="eastAsia"/>
          <w:lang w:eastAsia="zh-CN"/>
        </w:rPr>
        <w:t>关闭服务单</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重开服务单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员工登录系统</w:t>
            </w:r>
            <w:r>
              <w:rPr>
                <w:rFonts w:hint="eastAsia" w:eastAsia="Times New Roman"/>
              </w:rPr>
              <w:t>，系统</w:t>
            </w:r>
            <w:r>
              <w:rPr>
                <w:rFonts w:hint="eastAsia"/>
                <w:lang w:val="en-US" w:eastAsia="zh-CN"/>
              </w:rPr>
              <w:t>处于服务单管理页面(TicketManager)并且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default" w:eastAsia="Times New Roman"/>
                <w:lang w:val="en-US"/>
              </w:rPr>
              <w:t>T</w:t>
            </w:r>
            <w:r>
              <w:rPr>
                <w:rFonts w:hint="eastAsia"/>
                <w:lang w:val="en-US" w:eastAsia="zh-CN"/>
              </w:rPr>
              <w:t>ic</w:t>
            </w:r>
            <w:r>
              <w:rPr>
                <w:rFonts w:hint="default"/>
                <w:lang w:val="en-US" w:eastAsia="zh-CN"/>
              </w:rPr>
              <w:t>ke</w:t>
            </w:r>
            <w:r>
              <w:rPr>
                <w:rFonts w:hint="eastAsia"/>
                <w:lang w:val="en-US" w:eastAsia="zh-CN"/>
              </w:rPr>
              <w:t>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员工</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)，更新对应服务单的状态，若服务单不存在，进入子事件流a，若服务单所在分类不存在，进入子事件流b；若对应分类存在，更新权限使得对双方可见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jc w:val="both"/>
              <w:rPr>
                <w:rFonts w:hint="default" w:eastAsia="宋体"/>
                <w:lang w:val="en-US" w:eastAsia="zh-CN"/>
              </w:rPr>
            </w:pPr>
            <w:r>
              <w:rPr>
                <w:rFonts w:hint="eastAsia"/>
                <w:lang w:val="en-US" w:eastAsia="zh-CN"/>
              </w:rPr>
              <w:t>1 系统弹出服务单不存在对话框(TicketNotFoundError)，返回服务单从界面，并更新服务单信息表(TicketInfoList)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b/>
                <w:bCs/>
                <w:lang w:val="en-US" w:eastAsia="zh-CN"/>
              </w:rPr>
            </w:pPr>
            <w:r>
              <w:rPr>
                <w:rFonts w:hint="eastAsia"/>
                <w:b/>
                <w:bCs/>
                <w:lang w:val="en-US" w:eastAsia="zh-CN"/>
              </w:rPr>
              <w:t>子事件流b</w:t>
            </w:r>
          </w:p>
        </w:tc>
        <w:tc>
          <w:tcPr>
            <w:tcW w:w="6392" w:type="dxa"/>
            <w:gridSpan w:val="3"/>
          </w:tcPr>
          <w:p>
            <w:pPr>
              <w:pStyle w:val="34"/>
              <w:widowControl w:val="0"/>
              <w:jc w:val="both"/>
              <w:rPr>
                <w:rFonts w:hint="eastAsia"/>
                <w:lang w:val="en-US" w:eastAsia="zh-CN"/>
              </w:rPr>
            </w:pPr>
            <w:r>
              <w:rPr>
                <w:rFonts w:hint="eastAsia"/>
                <w:lang w:val="en-US" w:eastAsia="zh-CN"/>
              </w:rPr>
              <w:t>1 系统弹出服务单分类不存在对话框(TypeNotFoundError)，等待员工重新设置分类并更新服务单状态及各个角色权限。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3" name="图片 33"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 xml:space="preserve"> 服务单管理页面</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29" name="图片 29"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服务单不存在对话框"/>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eastAsia="zh-CN"/>
        </w:rPr>
        <w:t xml:space="preserve"> 服务单不存在对话框</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019550" cy="2019300"/>
            <wp:effectExtent l="0" t="0" r="0" b="0"/>
            <wp:docPr id="31" name="图片 31" descr="服务单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服务单分类不存在"/>
                    <pic:cNvPicPr>
                      <a:picLocks noChangeAspect="1"/>
                    </pic:cNvPicPr>
                  </pic:nvPicPr>
                  <pic:blipFill>
                    <a:blip r:embed="rId32"/>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23</w:t>
      </w:r>
      <w:r>
        <w:fldChar w:fldCharType="end"/>
      </w:r>
      <w:r>
        <w:rPr>
          <w:rFonts w:hint="eastAsia"/>
          <w:lang w:eastAsia="zh-CN"/>
        </w:rPr>
        <w:t xml:space="preserve"> 服务单分类不存在对话框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删除服务单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删除服务单用例表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eastAsia" w:eastAsia="宋体"/>
                <w:lang w:val="en-US" w:eastAsia="zh-CN"/>
              </w:rPr>
            </w:pPr>
            <w:r>
              <w:rPr>
                <w:rFonts w:hint="eastAsia"/>
                <w:lang w:val="en-US" w:eastAsia="zh-CN"/>
              </w:rPr>
              <w:t>员工</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jc w:val="both"/>
              <w:rPr>
                <w:rFonts w:hint="default" w:eastAsia="宋体"/>
                <w:lang w:val="en-US" w:eastAsia="zh-CN"/>
              </w:rPr>
            </w:pPr>
            <w:r>
              <w:rPr>
                <w:rFonts w:hint="eastAsia"/>
                <w:lang w:val="en-US" w:eastAsia="zh-CN"/>
              </w:rPr>
              <w:t>1 系统弹出服务单不存在对话框(TicketNotFoundError)，返回主事件流1。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8" name="图片 38"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eastAsia="zh-CN"/>
        </w:rPr>
        <w:t xml:space="preserve"> 服务单管理界面</w:t>
      </w:r>
    </w:p>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30" name="图片 30"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服务单不存在对话框"/>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eastAsia="zh-CN"/>
        </w:rPr>
        <w:t xml:space="preserve"> 服务单不存在</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删除服务单用例表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eastAsia" w:eastAsia="宋体"/>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hint="default" w:eastAsia="Times New Roman"/>
                <w:lang w:val="en-US"/>
              </w:rPr>
            </w:pPr>
            <w:r>
              <w:rPr>
                <w:rFonts w:hint="eastAsia"/>
                <w:lang w:val="en-US" w:eastAsia="zh-CN"/>
              </w:rPr>
              <w:t>2023年3月8日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hint="default" w:eastAsia="宋体"/>
                <w:lang w:val="en-US" w:eastAsia="zh-CN"/>
              </w:rPr>
            </w:pPr>
            <w:r>
              <w:rPr>
                <w:rFonts w:hint="eastAsia"/>
                <w:lang w:val="en-US" w:eastAsia="zh-CN"/>
              </w:rPr>
              <w:t>用户对员工的服务进行评价。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用户登录客户端，系统位于服务单管理界面并有待评价服务单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评价信息表</w:t>
            </w:r>
            <w:r>
              <w:rPr>
                <w:rFonts w:hint="eastAsia" w:eastAsia="Times New Roman"/>
              </w:rPr>
              <w:t>（</w:t>
            </w:r>
            <w:r>
              <w:rPr>
                <w:rFonts w:hint="eastAsia"/>
                <w:lang w:val="en-US" w:eastAsia="zh-CN"/>
              </w:rPr>
              <w:t>FeedbackInfo</w:t>
            </w:r>
            <w:r>
              <w:rPr>
                <w:rFonts w:hint="eastAsia" w:eastAsia="Times New Roman"/>
              </w:rPr>
              <w:t>List)中</w:t>
            </w:r>
            <w:r>
              <w:rPr>
                <w:rFonts w:hint="eastAsia"/>
                <w:lang w:eastAsia="zh-CN"/>
              </w:rPr>
              <w:t>，</w:t>
            </w:r>
            <w:r>
              <w:rPr>
                <w:rFonts w:hint="eastAsia"/>
                <w:lang w:val="en-US" w:eastAsia="zh-CN"/>
              </w:rPr>
              <w:t>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用户</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用户点击服务评价栏(FeedbackDialog)中的按钮</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向评价信息表(FeedbackInfoList)中写入一条数据并返回服务单管理界面(TicketManager)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4"/>
              <w:widowControl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default" w:ascii="Times New Roman" w:hAnsi="Times New Roman" w:eastAsia="宋体" w:cs="Times New Roman"/>
                <w:sz w:val="21"/>
                <w:lang w:val="en-US" w:eastAsia="zh-CN" w:bidi="ar-SA"/>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6" name="图片 6"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eastAsia="zh-CN"/>
        </w:rPr>
        <w:t xml:space="preserve"> 服务单管理页面</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20</w:t>
      </w:r>
      <w:r>
        <w:fldChar w:fldCharType="end"/>
      </w:r>
      <w:r>
        <w:rPr>
          <w:rFonts w:hint="eastAsia"/>
          <w:lang w:eastAsia="zh-CN"/>
        </w:rPr>
        <w:t xml:space="preserve"> 删除服务单用例表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hint="default" w:eastAsia="Times New Roman"/>
                <w:lang w:val="en-US"/>
              </w:rPr>
            </w:pPr>
            <w:r>
              <w:rPr>
                <w:rFonts w:hint="eastAsia"/>
                <w:lang w:val="en-US" w:eastAsia="zh-CN"/>
              </w:rPr>
              <w:t>2023年3月8日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hint="default" w:eastAsia="宋体"/>
                <w:lang w:val="en-US" w:eastAsia="zh-CN"/>
              </w:rPr>
            </w:pPr>
            <w:r>
              <w:rPr>
                <w:rFonts w:hint="eastAsia"/>
                <w:lang w:val="en-US" w:eastAsia="zh-CN"/>
              </w:rPr>
              <w:t>用户对不满意的服务进行投诉，将信息反馈给企业的管理人员。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用户登录客户端，系统位于服务单管理界面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hint="default" w:eastAsia="Times New Roman"/>
                <w:lang w:val="en-US"/>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投诉信息表</w:t>
            </w:r>
            <w:r>
              <w:rPr>
                <w:rFonts w:hint="eastAsia" w:eastAsia="Times New Roman"/>
              </w:rPr>
              <w:t>（</w:t>
            </w:r>
            <w:r>
              <w:rPr>
                <w:rFonts w:hint="eastAsia"/>
                <w:lang w:val="en-US" w:eastAsia="zh-CN"/>
              </w:rPr>
              <w:t>ComplaintInfo</w:t>
            </w:r>
            <w:r>
              <w:rPr>
                <w:rFonts w:hint="eastAsia" w:eastAsia="Times New Roman"/>
              </w:rPr>
              <w:t>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用户</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用户点击服务单管理界面中的投诉服务按钮</w:t>
            </w:r>
          </w:p>
        </w:tc>
        <w:tc>
          <w:tcPr>
            <w:tcW w:w="4262" w:type="dxa"/>
            <w:gridSpan w:val="2"/>
          </w:tcPr>
          <w:p>
            <w:pPr>
              <w:pStyle w:val="34"/>
              <w:widowControl w:val="0"/>
              <w:jc w:val="both"/>
              <w:rPr>
                <w:rFonts w:hint="default" w:eastAsia="宋体"/>
                <w:lang w:val="en-US" w:eastAsia="zh-CN"/>
              </w:rPr>
            </w:pPr>
            <w:r>
              <w:rPr>
                <w:rFonts w:hint="eastAsia" w:eastAsia="Times New Roman"/>
              </w:rPr>
              <w:t>2</w:t>
            </w:r>
            <w:r>
              <w:rPr>
                <w:rFonts w:hint="eastAsia"/>
                <w:lang w:val="en-US" w:eastAsia="zh-CN"/>
              </w:rPr>
              <w:t xml:space="preserve"> 系统展示提交投诉对话框(ComplaintDialog)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jc w:val="both"/>
              <w:rPr>
                <w:rFonts w:hint="default" w:eastAsia="宋体"/>
                <w:lang w:val="en-US" w:eastAsia="zh-CN"/>
              </w:rPr>
            </w:pPr>
            <w:r>
              <w:rPr>
                <w:rFonts w:hint="eastAsia"/>
                <w:lang w:val="en-US" w:eastAsia="zh-CN"/>
              </w:rPr>
              <w:t>3 用户在提交投诉对话框中输入投诉内容，并点击提交按钮</w:t>
            </w:r>
          </w:p>
        </w:tc>
        <w:tc>
          <w:tcPr>
            <w:tcW w:w="4262" w:type="dxa"/>
            <w:gridSpan w:val="2"/>
          </w:tcPr>
          <w:p>
            <w:pPr>
              <w:pStyle w:val="34"/>
              <w:widowControl w:val="0"/>
              <w:jc w:val="both"/>
              <w:rPr>
                <w:rFonts w:hint="default" w:eastAsia="宋体"/>
                <w:lang w:val="en-US" w:eastAsia="zh-CN"/>
              </w:rPr>
            </w:pPr>
            <w:r>
              <w:rPr>
                <w:rFonts w:hint="eastAsia"/>
                <w:lang w:val="en-US" w:eastAsia="zh-CN"/>
              </w:rPr>
              <w:t>4 系统检查输入的数据，若为空，进入子事件流a；否则，系统在投诉信息表(ComplaintInfoList)中写入一条记录，并返回服务单管理界面。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jc w:val="both"/>
              <w:rPr>
                <w:rFonts w:hint="default" w:eastAsia="宋体"/>
                <w:lang w:val="en-US" w:eastAsia="zh-CN"/>
              </w:rPr>
            </w:pPr>
            <w:r>
              <w:rPr>
                <w:rFonts w:hint="eastAsia"/>
                <w:lang w:val="en-US" w:eastAsia="zh-CN"/>
              </w:rPr>
              <w:t>1 系统弹出输入不能为空对话框(NullInputDialog)，返回主事件流3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both"/>
        <w:rPr>
          <w:rFonts w:hint="default"/>
          <w:lang w:val="en-US" w:eastAsia="zh-CN"/>
        </w:rPr>
      </w:pPr>
    </w:p>
    <w:p>
      <w:pPr>
        <w:ind w:left="0" w:leftChars="0" w:firstLine="0" w:firstLineChars="0"/>
        <w:jc w:val="both"/>
        <w:rPr>
          <w:rFonts w:hint="default"/>
          <w:lang w:val="en-US" w:eastAsia="zh-CN"/>
        </w:rPr>
      </w:pPr>
      <w:r>
        <w:rPr>
          <w:rFonts w:hint="default"/>
          <w:lang w:val="en-US" w:eastAsia="zh-CN"/>
        </w:rPr>
        <w:drawing>
          <wp:inline distT="0" distB="0" distL="114300" distR="114300">
            <wp:extent cx="5266690" cy="3745230"/>
            <wp:effectExtent l="0" t="0" r="10160" b="7620"/>
            <wp:docPr id="39" name="图片 39"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eastAsia="zh-CN"/>
        </w:rPr>
        <w:t xml:space="preserve"> 服务单管理界面</w:t>
      </w:r>
    </w:p>
    <w:p>
      <w:pPr>
        <w:jc w:val="center"/>
        <w:rPr>
          <w:rFonts w:hint="default"/>
          <w:lang w:val="en-US" w:eastAsia="zh-CN"/>
        </w:rPr>
      </w:pPr>
      <w:r>
        <w:rPr>
          <w:rFonts w:hint="default"/>
          <w:lang w:val="en-US" w:eastAsia="zh-CN"/>
        </w:rPr>
        <w:drawing>
          <wp:inline distT="0" distB="0" distL="114300" distR="114300">
            <wp:extent cx="2690495" cy="2856865"/>
            <wp:effectExtent l="0" t="0" r="14605" b="635"/>
            <wp:docPr id="4" name="图片 4" descr="投诉服务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投诉服务_状态 1"/>
                    <pic:cNvPicPr>
                      <a:picLocks noChangeAspect="1"/>
                    </pic:cNvPicPr>
                  </pic:nvPicPr>
                  <pic:blipFill>
                    <a:blip r:embed="rId33"/>
                    <a:stretch>
                      <a:fillRect/>
                    </a:stretch>
                  </pic:blipFill>
                  <pic:spPr>
                    <a:xfrm>
                      <a:off x="0" y="0"/>
                      <a:ext cx="2690495" cy="2856865"/>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eastAsia="zh-CN"/>
        </w:rPr>
        <w:t xml:space="preserve"> 投诉对话框</w:t>
      </w:r>
    </w:p>
    <w:p>
      <w:pPr>
        <w:jc w:val="center"/>
        <w:rPr>
          <w:rFonts w:hint="eastAsia"/>
          <w:lang w:val="en-US" w:eastAsia="zh-CN"/>
        </w:rPr>
      </w:pPr>
      <w:r>
        <w:rPr>
          <w:rFonts w:hint="eastAsia"/>
          <w:lang w:val="en-US" w:eastAsia="zh-CN"/>
        </w:rPr>
        <w:drawing>
          <wp:inline distT="0" distB="0" distL="114300" distR="114300">
            <wp:extent cx="2714625" cy="1524000"/>
            <wp:effectExtent l="0" t="0" r="9525" b="0"/>
            <wp:docPr id="5" name="图片 5" descr="输入不能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输入不能为空"/>
                    <pic:cNvPicPr>
                      <a:picLocks noChangeAspect="1"/>
                    </pic:cNvPicPr>
                  </pic:nvPicPr>
                  <pic:blipFill>
                    <a:blip r:embed="rId34"/>
                    <a:stretch>
                      <a:fillRect/>
                    </a:stretch>
                  </pic:blipFill>
                  <pic:spPr>
                    <a:xfrm>
                      <a:off x="0" y="0"/>
                      <a:ext cx="2714625" cy="1524000"/>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eastAsia="zh-CN"/>
        </w:rPr>
        <w:t xml:space="preserve">  输入不能为空对话框</w:t>
      </w:r>
    </w:p>
    <w:p>
      <w:pPr>
        <w:pStyle w:val="5"/>
        <w:numPr>
          <w:ilvl w:val="3"/>
          <w:numId w:val="13"/>
        </w:numPr>
        <w:bidi w:val="0"/>
        <w:rPr>
          <w:rFonts w:hint="default"/>
          <w:lang w:val="en-US" w:eastAsia="zh-CN"/>
        </w:rPr>
      </w:pPr>
      <w:r>
        <w:rPr>
          <w:rFonts w:hint="eastAsia"/>
          <w:lang w:val="en-US" w:eastAsia="zh-CN"/>
        </w:rPr>
        <w:t>企业入驻申请</w:t>
      </w:r>
    </w:p>
    <w:p>
      <w:pPr>
        <w:pStyle w:val="10"/>
        <w:rPr>
          <w:rFonts w:hint="eastAsia" w:eastAsia="宋体"/>
          <w:lang w:eastAsia="zh-CN"/>
        </w:rPr>
      </w:pPr>
      <w:r>
        <w:t xml:space="preserve">表 </w:t>
      </w:r>
      <w:r>
        <w:fldChar w:fldCharType="begin"/>
      </w:r>
      <w:r>
        <w:instrText xml:space="preserve"> SEQ 表 \* ARABIC </w:instrText>
      </w:r>
      <w:r>
        <w:fldChar w:fldCharType="separate"/>
      </w:r>
      <w:r>
        <w:t>24</w:t>
      </w:r>
      <w:r>
        <w:fldChar w:fldCharType="end"/>
      </w:r>
      <w:r>
        <w:rPr>
          <w:rFonts w:hint="eastAsia"/>
          <w:lang w:eastAsia="zh-CN"/>
        </w:rPr>
        <w:t xml:space="preserve"> 企业入驻</w:t>
      </w:r>
      <w:r>
        <w:rPr>
          <w:rFonts w:hint="eastAsia"/>
          <w:lang w:val="en-US" w:eastAsia="zh-CN"/>
        </w:rPr>
        <w:t>申请</w:t>
      </w:r>
      <w:r>
        <w:rPr>
          <w:rFonts w:hint="eastAsia"/>
          <w:lang w:eastAsia="zh-CN"/>
        </w:rPr>
        <w:t>用例表</w:t>
      </w:r>
    </w:p>
    <w:tbl>
      <w:tblPr>
        <w:tblStyle w:val="23"/>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用例标识符</w:t>
            </w:r>
          </w:p>
        </w:tc>
        <w:tc>
          <w:tcPr>
            <w:tcW w:w="6415" w:type="dxa"/>
            <w:gridSpan w:val="5"/>
            <w:noWrap w:val="0"/>
            <w:vAlign w:val="top"/>
          </w:tcPr>
          <w:p>
            <w:pPr>
              <w:pStyle w:val="34"/>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用例名称</w:t>
            </w:r>
          </w:p>
        </w:tc>
        <w:tc>
          <w:tcPr>
            <w:tcW w:w="6415" w:type="dxa"/>
            <w:gridSpan w:val="5"/>
            <w:noWrap w:val="0"/>
            <w:vAlign w:val="top"/>
          </w:tcPr>
          <w:p>
            <w:pPr>
              <w:pStyle w:val="34"/>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用例创建者</w:t>
            </w:r>
          </w:p>
        </w:tc>
        <w:tc>
          <w:tcPr>
            <w:tcW w:w="2518" w:type="dxa"/>
            <w:gridSpan w:val="2"/>
            <w:noWrap w:val="0"/>
            <w:vAlign w:val="top"/>
          </w:tcPr>
          <w:p>
            <w:pPr>
              <w:pStyle w:val="34"/>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4"/>
              <w:widowControl w:val="0"/>
              <w:bidi w:val="0"/>
              <w:jc w:val="both"/>
              <w:rPr>
                <w:rFonts w:hint="default"/>
              </w:rPr>
            </w:pPr>
            <w:r>
              <w:rPr>
                <w:rFonts w:hint="eastAsia"/>
              </w:rPr>
              <w:t>用例最后修改者</w:t>
            </w:r>
          </w:p>
        </w:tc>
        <w:tc>
          <w:tcPr>
            <w:tcW w:w="1898" w:type="dxa"/>
            <w:gridSpan w:val="2"/>
            <w:noWrap w:val="0"/>
            <w:vAlign w:val="top"/>
          </w:tcPr>
          <w:p>
            <w:pPr>
              <w:pStyle w:val="34"/>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用例创建时间</w:t>
            </w:r>
          </w:p>
        </w:tc>
        <w:tc>
          <w:tcPr>
            <w:tcW w:w="2518" w:type="dxa"/>
            <w:gridSpan w:val="2"/>
            <w:noWrap w:val="0"/>
            <w:vAlign w:val="top"/>
          </w:tcPr>
          <w:p>
            <w:pPr>
              <w:pStyle w:val="34"/>
              <w:widowControl w:val="0"/>
              <w:bidi w:val="0"/>
              <w:jc w:val="both"/>
              <w:rPr>
                <w:rFonts w:hint="default"/>
              </w:rPr>
            </w:pPr>
            <w:r>
              <w:rPr>
                <w:rFonts w:hint="eastAsia"/>
                <w:lang w:val="en-US" w:eastAsia="zh-CN"/>
              </w:rPr>
              <w:t>2022年9月20日</w:t>
            </w:r>
          </w:p>
        </w:tc>
        <w:tc>
          <w:tcPr>
            <w:tcW w:w="1999" w:type="dxa"/>
            <w:noWrap w:val="0"/>
            <w:vAlign w:val="top"/>
          </w:tcPr>
          <w:p>
            <w:pPr>
              <w:pStyle w:val="34"/>
              <w:widowControl w:val="0"/>
              <w:bidi w:val="0"/>
              <w:jc w:val="both"/>
              <w:rPr>
                <w:rFonts w:hint="default"/>
              </w:rPr>
            </w:pPr>
            <w:r>
              <w:rPr>
                <w:rFonts w:hint="eastAsia"/>
              </w:rPr>
              <w:t>用例最后修改时间</w:t>
            </w:r>
          </w:p>
        </w:tc>
        <w:tc>
          <w:tcPr>
            <w:tcW w:w="1898" w:type="dxa"/>
            <w:gridSpan w:val="2"/>
            <w:noWrap w:val="0"/>
            <w:vAlign w:val="top"/>
          </w:tcPr>
          <w:p>
            <w:pPr>
              <w:pStyle w:val="34"/>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4"/>
              <w:widowControl w:val="0"/>
              <w:bidi w:val="0"/>
              <w:jc w:val="both"/>
              <w:rPr>
                <w:rFonts w:hint="default"/>
                <w:b/>
                <w:bCs/>
              </w:rPr>
            </w:pPr>
            <w:r>
              <w:rPr>
                <w:rFonts w:hint="eastAsia"/>
                <w:b/>
                <w:bCs/>
              </w:rPr>
              <w:t>操作者</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企业代表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4"/>
              <w:widowControl w:val="0"/>
              <w:bidi w:val="0"/>
              <w:jc w:val="both"/>
              <w:rPr>
                <w:rFonts w:hint="default"/>
                <w:b/>
                <w:bCs/>
              </w:rPr>
            </w:pPr>
            <w:r>
              <w:rPr>
                <w:rFonts w:hint="eastAsia"/>
                <w:b/>
                <w:bCs/>
              </w:rPr>
              <w:t>描述</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企业对企业入驻申请进行审批。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4"/>
              <w:widowControl w:val="0"/>
              <w:bidi w:val="0"/>
              <w:jc w:val="both"/>
              <w:rPr>
                <w:rFonts w:hint="default"/>
                <w:b/>
                <w:bCs/>
              </w:rPr>
            </w:pPr>
            <w:r>
              <w:rPr>
                <w:rFonts w:hint="eastAsia"/>
                <w:b/>
                <w:bCs/>
              </w:rPr>
              <w:t>前置条件</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企业代表成功登录，系统处于客户端首页（ClientMain）。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4"/>
              <w:widowControl w:val="0"/>
              <w:bidi w:val="0"/>
              <w:jc w:val="both"/>
              <w:rPr>
                <w:rFonts w:hint="default"/>
                <w:b/>
                <w:bCs/>
              </w:rPr>
            </w:pPr>
            <w:r>
              <w:rPr>
                <w:rFonts w:hint="eastAsia"/>
                <w:b/>
                <w:bCs/>
              </w:rPr>
              <w:t>后置条件</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系统向企业信息表（companyInfoList）中写入一条新的数据，返回客户端首页(ClientMain)。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4"/>
              <w:widowControl w:val="0"/>
              <w:bidi w:val="0"/>
              <w:jc w:val="both"/>
              <w:rPr>
                <w:rFonts w:hint="default"/>
                <w:b/>
                <w:bCs/>
              </w:rPr>
            </w:pPr>
            <w:r>
              <w:rPr>
                <w:rFonts w:hint="eastAsia"/>
                <w:b/>
                <w:bCs/>
              </w:rPr>
              <w:t>主事件流</w:t>
            </w:r>
          </w:p>
        </w:tc>
        <w:tc>
          <w:tcPr>
            <w:tcW w:w="2034" w:type="dxa"/>
            <w:noWrap w:val="0"/>
            <w:vAlign w:val="top"/>
          </w:tcPr>
          <w:p>
            <w:pPr>
              <w:pStyle w:val="34"/>
              <w:widowControl w:val="0"/>
              <w:bidi w:val="0"/>
              <w:jc w:val="center"/>
              <w:rPr>
                <w:rFonts w:hint="default"/>
                <w:b/>
                <w:bCs/>
                <w:lang w:val="en-US" w:eastAsia="zh-CN"/>
              </w:rPr>
            </w:pPr>
            <w:r>
              <w:rPr>
                <w:rFonts w:hint="eastAsia"/>
                <w:b/>
                <w:bCs/>
                <w:lang w:val="en-US" w:eastAsia="zh-CN"/>
              </w:rPr>
              <w:t>企业代表</w:t>
            </w:r>
          </w:p>
        </w:tc>
        <w:tc>
          <w:tcPr>
            <w:tcW w:w="4359" w:type="dxa"/>
            <w:gridSpan w:val="3"/>
            <w:noWrap w:val="0"/>
            <w:vAlign w:val="top"/>
          </w:tcPr>
          <w:p>
            <w:pPr>
              <w:pStyle w:val="34"/>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4"/>
              <w:widowControl w:val="0"/>
              <w:bidi w:val="0"/>
              <w:jc w:val="both"/>
              <w:rPr>
                <w:rFonts w:hint="default"/>
                <w:b/>
                <w:bCs/>
              </w:rPr>
            </w:pPr>
          </w:p>
        </w:tc>
        <w:tc>
          <w:tcPr>
            <w:tcW w:w="2034" w:type="dxa"/>
            <w:noWrap w:val="0"/>
            <w:vAlign w:val="top"/>
          </w:tcPr>
          <w:p>
            <w:pPr>
              <w:pStyle w:val="34"/>
              <w:widowControl w:val="0"/>
              <w:bidi w:val="0"/>
              <w:jc w:val="both"/>
              <w:rPr>
                <w:rFonts w:hint="default"/>
                <w:lang w:val="en-US" w:eastAsia="zh-CN"/>
              </w:rPr>
            </w:pPr>
            <w:r>
              <w:rPr>
                <w:rFonts w:hint="default"/>
              </w:rPr>
              <w:t>1</w:t>
            </w:r>
            <w:r>
              <w:rPr>
                <w:rFonts w:hint="eastAsia"/>
                <w:lang w:val="en-US" w:eastAsia="zh-CN"/>
              </w:rPr>
              <w:t xml:space="preserve"> 企业代表点击设置界面(SettingView)的的企业入驻申请按钮</w:t>
            </w:r>
          </w:p>
        </w:tc>
        <w:tc>
          <w:tcPr>
            <w:tcW w:w="4359" w:type="dxa"/>
            <w:gridSpan w:val="3"/>
            <w:noWrap w:val="0"/>
            <w:vAlign w:val="top"/>
          </w:tcPr>
          <w:p>
            <w:pPr>
              <w:pStyle w:val="34"/>
              <w:widowControl w:val="0"/>
              <w:bidi w:val="0"/>
              <w:jc w:val="both"/>
              <w:rPr>
                <w:rFonts w:hint="default"/>
                <w:lang w:val="en-US" w:eastAsia="zh-CN"/>
              </w:rPr>
            </w:pPr>
            <w:r>
              <w:rPr>
                <w:rFonts w:hint="eastAsia"/>
                <w:lang w:val="en-US" w:eastAsia="zh-CN"/>
              </w:rPr>
              <w:t>2 系统进入企业入驻申请界面（EnterpriseImpartingView）。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4"/>
              <w:widowControl w:val="0"/>
              <w:bidi w:val="0"/>
              <w:jc w:val="both"/>
              <w:rPr>
                <w:rFonts w:hint="default"/>
                <w:b/>
                <w:bCs/>
              </w:rPr>
            </w:pPr>
          </w:p>
        </w:tc>
        <w:tc>
          <w:tcPr>
            <w:tcW w:w="2034" w:type="dxa"/>
            <w:noWrap w:val="0"/>
            <w:vAlign w:val="top"/>
          </w:tcPr>
          <w:p>
            <w:pPr>
              <w:pStyle w:val="34"/>
              <w:widowControl w:val="0"/>
              <w:bidi w:val="0"/>
              <w:jc w:val="both"/>
              <w:rPr>
                <w:rFonts w:hint="default" w:eastAsia="宋体"/>
                <w:lang w:val="en-US" w:eastAsia="zh-CN"/>
              </w:rPr>
            </w:pPr>
            <w:r>
              <w:rPr>
                <w:rFonts w:hint="eastAsia"/>
                <w:lang w:val="en-US" w:eastAsia="zh-CN"/>
              </w:rPr>
              <w:t>3 企业代表点击入驻申请按钮，并提交相应的材料</w:t>
            </w:r>
          </w:p>
        </w:tc>
        <w:tc>
          <w:tcPr>
            <w:tcW w:w="4359" w:type="dxa"/>
            <w:gridSpan w:val="3"/>
            <w:noWrap w:val="0"/>
            <w:vAlign w:val="top"/>
          </w:tcPr>
          <w:p>
            <w:pPr>
              <w:pStyle w:val="34"/>
              <w:widowControl w:val="0"/>
              <w:numPr>
                <w:ilvl w:val="0"/>
                <w:numId w:val="0"/>
              </w:numPr>
              <w:bidi w:val="0"/>
              <w:ind w:leftChars="0"/>
              <w:jc w:val="both"/>
              <w:rPr>
                <w:rFonts w:hint="default"/>
                <w:lang w:val="en-US" w:eastAsia="zh-CN"/>
              </w:rPr>
            </w:pPr>
            <w:r>
              <w:rPr>
                <w:rFonts w:hint="eastAsia"/>
                <w:lang w:val="en-US" w:eastAsia="zh-CN"/>
              </w:rPr>
              <w:t>4 系统向企业申请信息表(CompanyInfoList)中写入一条新的数据并返回设置界面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4"/>
              <w:widowControl w:val="0"/>
              <w:bidi w:val="0"/>
              <w:jc w:val="both"/>
              <w:rPr>
                <w:rFonts w:hint="default"/>
                <w:b/>
                <w:bCs/>
              </w:rPr>
            </w:pPr>
            <w:r>
              <w:rPr>
                <w:rFonts w:hint="eastAsia"/>
                <w:b/>
                <w:bCs/>
              </w:rPr>
              <w:t>子事件流a</w:t>
            </w:r>
          </w:p>
        </w:tc>
        <w:tc>
          <w:tcPr>
            <w:tcW w:w="6393" w:type="dxa"/>
            <w:gridSpan w:val="4"/>
            <w:noWrap w:val="0"/>
            <w:vAlign w:val="top"/>
          </w:tcPr>
          <w:p>
            <w:pPr>
              <w:pStyle w:val="34"/>
              <w:widowControl w:val="0"/>
              <w:bidi w:val="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4"/>
              <w:widowControl w:val="0"/>
              <w:bidi w:val="0"/>
              <w:jc w:val="both"/>
              <w:rPr>
                <w:rFonts w:hint="default"/>
                <w:b/>
                <w:bCs/>
              </w:rPr>
            </w:pPr>
            <w:r>
              <w:rPr>
                <w:rFonts w:hint="eastAsia"/>
                <w:b/>
                <w:bCs/>
              </w:rPr>
              <w:t>异常处理</w:t>
            </w:r>
          </w:p>
        </w:tc>
        <w:tc>
          <w:tcPr>
            <w:tcW w:w="6393" w:type="dxa"/>
            <w:gridSpan w:val="4"/>
            <w:noWrap w:val="0"/>
            <w:vAlign w:val="top"/>
          </w:tcPr>
          <w:p>
            <w:pPr>
              <w:pStyle w:val="34"/>
              <w:widowControl w:val="0"/>
              <w:bidi w:val="0"/>
              <w:jc w:val="both"/>
              <w:rPr>
                <w:rFonts w:hint="default"/>
              </w:rPr>
            </w:pPr>
          </w:p>
        </w:tc>
      </w:tr>
    </w:tbl>
    <w:p>
      <w:pPr>
        <w:ind w:left="0" w:leftChars="0" w:firstLine="0" w:firstLineChars="0"/>
        <w:rPr>
          <w:rFonts w:hint="eastAsia"/>
          <w:lang w:val="en-US" w:eastAsia="zh-CN"/>
        </w:rPr>
      </w:pPr>
    </w:p>
    <w:p>
      <w:pPr>
        <w:ind w:left="0" w:leftChars="0" w:firstLine="0" w:firstLineChars="0"/>
        <w:rPr>
          <w:rFonts w:hint="eastAsia"/>
          <w:lang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22</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4"/>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4"/>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4"/>
              <w:widowControl w:val="0"/>
              <w:numPr>
                <w:ilvl w:val="0"/>
                <w:numId w:val="0"/>
              </w:numPr>
              <w:ind w:lef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default" w:ascii="Times New Roman" w:hAnsi="Times New Roman" w:eastAsia="宋体" w:cs="Times New Roman"/>
                <w:sz w:val="21"/>
                <w:lang w:val="en-US" w:eastAsia="zh-CN" w:bidi="ar-SA"/>
              </w:rPr>
            </w:pPr>
          </w:p>
        </w:tc>
      </w:tr>
    </w:tbl>
    <w:p>
      <w:pPr>
        <w:pStyle w:val="10"/>
        <w:jc w:val="both"/>
        <w:rPr>
          <w:rFonts w:hint="eastAsia" w:eastAsia="宋体"/>
          <w:lang w:val="en-US"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23</w:t>
      </w:r>
      <w:r>
        <w:fldChar w:fldCharType="end"/>
      </w:r>
      <w:r>
        <w:rPr>
          <w:rFonts w:hint="eastAsia"/>
          <w:lang w:eastAsia="zh-CN"/>
        </w:rPr>
        <w:t xml:space="preserve"> 自定义回复用例表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宋体"/>
                <w:lang w:val="en-US" w:eastAsia="zh-CN"/>
              </w:rPr>
            </w:pPr>
            <w:r>
              <w:rPr>
                <w:rFonts w:hint="eastAsia"/>
                <w:lang w:val="en-US" w:eastAsia="zh-CN"/>
              </w:rPr>
              <w:t>2023年3月7日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hint="default" w:eastAsia="Times New Roman"/>
                <w:lang w:val="en-US"/>
              </w:rPr>
            </w:pPr>
            <w:r>
              <w:rPr>
                <w:rFonts w:hint="eastAsia"/>
                <w:lang w:val="en-US" w:eastAsia="zh-CN"/>
              </w:rPr>
              <w:t>有权限的员工设置回复模板，实现通过少量命令发送大量信息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有权限的员工登录客户端，系统正常运行并处于企业设置界面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系统将数据写入企业回复信息表(CompanyReplyList)中，返回企业设置界面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员工</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hint="eastAsia"/>
                <w:lang w:val="en-US" w:eastAsia="zh-CN"/>
              </w:rPr>
              <w:t>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hint="default" w:eastAsia="Times New Roman"/>
                <w:lang w:val="en-US"/>
              </w:rPr>
            </w:pPr>
            <w:r>
              <w:rPr>
                <w:rFonts w:hint="eastAsia" w:eastAsia="Times New Roman"/>
              </w:rPr>
              <w:t>2系统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eastAsia"/>
                <w:lang w:val="en-US" w:eastAsia="zh-CN"/>
              </w:rPr>
              <w:t>3 员工点击对应条目中的</w:t>
            </w:r>
            <w:r>
              <w:rPr>
                <w:rFonts w:hint="default"/>
                <w:lang w:val="en-US" w:eastAsia="zh-CN"/>
              </w:rPr>
              <w:t>”</w:t>
            </w:r>
            <w:r>
              <w:rPr>
                <w:rFonts w:hint="eastAsia"/>
                <w:lang w:val="en-US" w:eastAsia="zh-CN"/>
              </w:rPr>
              <w:t>编辑</w:t>
            </w:r>
            <w:r>
              <w:rPr>
                <w:rFonts w:hint="default"/>
                <w:lang w:val="en-US" w:eastAsia="zh-CN"/>
              </w:rPr>
              <w:t>”</w:t>
            </w:r>
            <w:r>
              <w:rPr>
                <w:rFonts w:hint="eastAsia"/>
                <w:lang w:val="en-US" w:eastAsia="zh-CN"/>
              </w:rPr>
              <w:t>按钮；若点击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按钮，进入子事件流a</w:t>
            </w:r>
          </w:p>
        </w:tc>
        <w:tc>
          <w:tcPr>
            <w:tcW w:w="4262" w:type="dxa"/>
            <w:gridSpan w:val="2"/>
          </w:tcPr>
          <w:p>
            <w:pPr>
              <w:pStyle w:val="34"/>
              <w:widowControl w:val="0"/>
              <w:numPr>
                <w:ilvl w:val="0"/>
                <w:numId w:val="0"/>
              </w:numPr>
              <w:ind w:leftChars="0"/>
              <w:jc w:val="both"/>
              <w:rPr>
                <w:rFonts w:hint="default" w:eastAsia="宋体"/>
                <w:lang w:val="en-US" w:eastAsia="zh-CN"/>
              </w:rPr>
            </w:pPr>
            <w:r>
              <w:rPr>
                <w:rFonts w:hint="eastAsia"/>
                <w:lang w:val="en-US" w:eastAsia="zh-CN"/>
              </w:rPr>
              <w:t>4 系统查询对应条目信息，并展示回复模板编辑页面。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员工填写对应的回复模板。</w:t>
            </w:r>
          </w:p>
        </w:tc>
        <w:tc>
          <w:tcPr>
            <w:tcW w:w="4262" w:type="dxa"/>
            <w:gridSpan w:val="2"/>
          </w:tcPr>
          <w:p>
            <w:pPr>
              <w:pStyle w:val="34"/>
              <w:widowControl w:val="0"/>
              <w:numPr>
                <w:ilvl w:val="0"/>
                <w:numId w:val="0"/>
              </w:numPr>
              <w:ind w:leftChars="0"/>
              <w:jc w:val="both"/>
              <w:rPr>
                <w:rFonts w:hint="default"/>
                <w:lang w:val="en-US" w:eastAsia="zh-CN"/>
              </w:rPr>
            </w:pPr>
            <w:r>
              <w:rPr>
                <w:rFonts w:hint="eastAsia"/>
                <w:lang w:val="en-US" w:eastAsia="zh-CN"/>
              </w:rPr>
              <w:t>6 系统在企业回复信息表(CompanyReplyList)中添加一条新的数据，返回企业设置界面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numPr>
                <w:ilvl w:val="0"/>
                <w:numId w:val="0"/>
              </w:numPr>
              <w:ind w:leftChars="0"/>
              <w:jc w:val="both"/>
              <w:rPr>
                <w:rFonts w:hint="eastAsia"/>
                <w:lang w:val="en-US" w:eastAsia="zh-CN"/>
              </w:rPr>
            </w:pPr>
            <w:r>
              <w:rPr>
                <w:rFonts w:hint="eastAsia"/>
                <w:lang w:val="en-US" w:eastAsia="zh-CN"/>
              </w:rPr>
              <w:t>1 系统展示新建回复模板页面(CreateReplyDialog)</w:t>
            </w:r>
          </w:p>
          <w:p>
            <w:pPr>
              <w:pStyle w:val="34"/>
              <w:widowControl w:val="0"/>
              <w:numPr>
                <w:ilvl w:val="0"/>
                <w:numId w:val="0"/>
              </w:numPr>
              <w:ind w:leftChars="0"/>
              <w:jc w:val="both"/>
              <w:rPr>
                <w:rFonts w:hint="eastAsia"/>
                <w:lang w:val="en-US" w:eastAsia="zh-CN"/>
              </w:rPr>
            </w:pPr>
            <w:r>
              <w:rPr>
                <w:rFonts w:hint="eastAsia"/>
                <w:lang w:val="en-US" w:eastAsia="zh-CN"/>
              </w:rPr>
              <w:t>2 用户填写对应信息</w:t>
            </w:r>
          </w:p>
          <w:p>
            <w:pPr>
              <w:pStyle w:val="34"/>
              <w:widowControl w:val="0"/>
              <w:numPr>
                <w:ilvl w:val="0"/>
                <w:numId w:val="0"/>
              </w:numPr>
              <w:ind w:leftChars="0"/>
              <w:jc w:val="both"/>
              <w:rPr>
                <w:rFonts w:hint="default"/>
                <w:lang w:val="en-US" w:eastAsia="zh-CN"/>
              </w:rPr>
            </w:pPr>
            <w:r>
              <w:rPr>
                <w:rFonts w:hint="eastAsia"/>
                <w:lang w:val="en-US" w:eastAsia="zh-CN"/>
              </w:rPr>
              <w:t>3 系统在企业回复信息表(CompanyReplyList)中插入一条数据，返回主事件流6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40" name="图片 40" descr="自定义回复模板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自定义回复模板_状态 1"/>
                    <pic:cNvPicPr>
                      <a:picLocks noChangeAspect="1"/>
                    </pic:cNvPicPr>
                  </pic:nvPicPr>
                  <pic:blipFill>
                    <a:blip r:embed="rId35"/>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eastAsia="zh-CN"/>
        </w:rPr>
        <w:t xml:space="preserve"> </w:t>
      </w:r>
      <w:r>
        <w:rPr>
          <w:rFonts w:hint="eastAsia"/>
          <w:lang w:val="en-US" w:eastAsia="zh-CN"/>
        </w:rPr>
        <w:t>新建</w:t>
      </w:r>
      <w:r>
        <w:rPr>
          <w:rFonts w:hint="eastAsia"/>
          <w:lang w:eastAsia="zh-CN"/>
        </w:rPr>
        <w:t>回复</w:t>
      </w:r>
      <w:r>
        <w:rPr>
          <w:rFonts w:hint="eastAsia"/>
          <w:lang w:val="en-US" w:eastAsia="zh-CN"/>
        </w:rPr>
        <w:t>模板页</w:t>
      </w:r>
      <w:r>
        <w:rPr>
          <w:rFonts w:hint="eastAsia"/>
          <w:lang w:eastAsia="zh-CN"/>
        </w:rPr>
        <w:t>面</w:t>
      </w:r>
    </w:p>
    <w:p>
      <w:pPr>
        <w:pStyle w:val="5"/>
        <w:numPr>
          <w:ilvl w:val="3"/>
          <w:numId w:val="13"/>
        </w:numPr>
        <w:bidi w:val="0"/>
        <w:rPr>
          <w:rFonts w:hint="default"/>
          <w:lang w:val="en-US"/>
        </w:rPr>
      </w:pPr>
      <w:r>
        <w:rPr>
          <w:rFonts w:hint="eastAsia"/>
          <w:lang w:val="en-US" w:eastAsia="zh-CN"/>
        </w:rPr>
        <w:t>服务单权限覆写</w:t>
      </w:r>
    </w:p>
    <w:p>
      <w:pPr>
        <w:pStyle w:val="10"/>
        <w:rPr>
          <w:rFonts w:hint="eastAsia" w:eastAsia="宋体"/>
          <w:lang w:eastAsia="zh-CN"/>
        </w:rPr>
      </w:pPr>
      <w:r>
        <w:t xml:space="preserve">表 </w:t>
      </w:r>
      <w:r>
        <w:fldChar w:fldCharType="begin"/>
      </w:r>
      <w:r>
        <w:instrText xml:space="preserve"> SEQ 表 \* ARABIC </w:instrText>
      </w:r>
      <w:r>
        <w:fldChar w:fldCharType="separate"/>
      </w:r>
      <w:r>
        <w:t>27</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2"/>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用例标识符</w:t>
            </w:r>
          </w:p>
        </w:tc>
        <w:tc>
          <w:tcPr>
            <w:tcW w:w="6280" w:type="dxa"/>
            <w:gridSpan w:val="4"/>
            <w:noWrap w:val="0"/>
            <w:vAlign w:val="top"/>
          </w:tcPr>
          <w:p>
            <w:pPr>
              <w:pStyle w:val="34"/>
              <w:bidi w:val="0"/>
              <w:rPr>
                <w:rFonts w:hint="default" w:eastAsia="MS Mincho"/>
                <w:lang w:val="en-US" w:eastAsia="ja-JP"/>
              </w:rPr>
            </w:pPr>
            <w:r>
              <w:rPr>
                <w:rFonts w:hint="eastAsia"/>
                <w:lang w:val="en-US" w:eastAsia="zh-CN"/>
              </w:rPr>
              <w:t>Auth</w:t>
            </w:r>
            <w:r>
              <w:rPr>
                <w:rFonts w:hint="default" w:eastAsia="MS Mincho"/>
                <w:lang w:val="en-US" w:eastAsia="ja-JP"/>
              </w:rPr>
              <w:t>Overwrite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用例名称</w:t>
            </w:r>
          </w:p>
        </w:tc>
        <w:tc>
          <w:tcPr>
            <w:tcW w:w="6280" w:type="dxa"/>
            <w:gridSpan w:val="4"/>
            <w:noWrap w:val="0"/>
            <w:vAlign w:val="top"/>
          </w:tcPr>
          <w:p>
            <w:pPr>
              <w:pStyle w:val="34"/>
              <w:bidi w:val="0"/>
              <w:rPr>
                <w:rFonts w:hint="default" w:eastAsia="宋体"/>
                <w:lang w:val="en-US" w:eastAsia="zh-CN"/>
              </w:rPr>
            </w:pPr>
            <w:r>
              <w:rPr>
                <w:rFonts w:hint="eastAsia"/>
                <w:lang w:val="en-US" w:eastAsia="zh-CN"/>
              </w:rPr>
              <w:t>服务单权限覆写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用例创建者</w:t>
            </w:r>
          </w:p>
        </w:tc>
        <w:tc>
          <w:tcPr>
            <w:tcW w:w="2571" w:type="dxa"/>
            <w:gridSpan w:val="2"/>
            <w:noWrap w:val="0"/>
            <w:vAlign w:val="top"/>
          </w:tcPr>
          <w:p>
            <w:pPr>
              <w:pStyle w:val="34"/>
              <w:bidi w:val="0"/>
              <w:rPr>
                <w:rFonts w:hint="default"/>
                <w:lang w:val="en-US" w:eastAsia="zh-CN"/>
              </w:rPr>
            </w:pPr>
            <w:r>
              <w:rPr>
                <w:rFonts w:hint="eastAsia"/>
                <w:lang w:val="en-US" w:eastAsia="zh-CN"/>
              </w:rPr>
              <w:t>姜山</w:t>
            </w:r>
          </w:p>
        </w:tc>
        <w:tc>
          <w:tcPr>
            <w:tcW w:w="1918" w:type="dxa"/>
            <w:noWrap w:val="0"/>
            <w:vAlign w:val="top"/>
          </w:tcPr>
          <w:p>
            <w:pPr>
              <w:pStyle w:val="34"/>
              <w:bidi w:val="0"/>
              <w:rPr>
                <w:rFonts w:hint="default"/>
                <w:b/>
                <w:bCs/>
              </w:rPr>
            </w:pPr>
            <w:r>
              <w:rPr>
                <w:rFonts w:hint="eastAsia"/>
                <w:b/>
                <w:bCs/>
              </w:rPr>
              <w:t>用例最后修改者</w:t>
            </w:r>
          </w:p>
        </w:tc>
        <w:tc>
          <w:tcPr>
            <w:tcW w:w="1791" w:type="dxa"/>
            <w:noWrap w:val="0"/>
            <w:vAlign w:val="top"/>
          </w:tcPr>
          <w:p>
            <w:pPr>
              <w:pStyle w:val="34"/>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用例创建时间</w:t>
            </w:r>
          </w:p>
        </w:tc>
        <w:tc>
          <w:tcPr>
            <w:tcW w:w="2571" w:type="dxa"/>
            <w:gridSpan w:val="2"/>
            <w:noWrap w:val="0"/>
            <w:vAlign w:val="top"/>
          </w:tcPr>
          <w:p>
            <w:pPr>
              <w:pStyle w:val="34"/>
              <w:bidi w:val="0"/>
              <w:rPr>
                <w:rFonts w:hint="default"/>
              </w:rPr>
            </w:pPr>
            <w:r>
              <w:rPr>
                <w:rFonts w:hint="eastAsia"/>
                <w:lang w:val="en-US" w:eastAsia="zh-CN"/>
              </w:rPr>
              <w:t>2023年3月9日</w:t>
            </w:r>
          </w:p>
        </w:tc>
        <w:tc>
          <w:tcPr>
            <w:tcW w:w="1918" w:type="dxa"/>
            <w:noWrap w:val="0"/>
            <w:vAlign w:val="top"/>
          </w:tcPr>
          <w:p>
            <w:pPr>
              <w:pStyle w:val="34"/>
              <w:bidi w:val="0"/>
              <w:rPr>
                <w:rFonts w:hint="default"/>
                <w:b/>
                <w:bCs/>
              </w:rPr>
            </w:pPr>
            <w:r>
              <w:rPr>
                <w:rFonts w:hint="eastAsia"/>
                <w:b/>
                <w:bCs/>
              </w:rPr>
              <w:t>用例最后修改时间</w:t>
            </w:r>
          </w:p>
        </w:tc>
        <w:tc>
          <w:tcPr>
            <w:tcW w:w="1791" w:type="dxa"/>
            <w:noWrap w:val="0"/>
            <w:vAlign w:val="top"/>
          </w:tcPr>
          <w:p>
            <w:pPr>
              <w:pStyle w:val="34"/>
              <w:bidi w:val="0"/>
              <w:rPr>
                <w:rFonts w:hint="default" w:eastAsia="宋体"/>
                <w:lang w:val="en-US" w:eastAsia="zh-CN"/>
              </w:rPr>
            </w:pPr>
            <w:r>
              <w:rPr>
                <w:rFonts w:hint="eastAsia"/>
                <w:lang w:val="en-US" w:eastAsia="zh-CN"/>
              </w:rPr>
              <w:t>2023年3月10日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操作者</w:t>
            </w:r>
          </w:p>
        </w:tc>
        <w:tc>
          <w:tcPr>
            <w:tcW w:w="6280" w:type="dxa"/>
            <w:gridSpan w:val="4"/>
            <w:noWrap w:val="0"/>
            <w:vAlign w:val="top"/>
          </w:tcPr>
          <w:p>
            <w:pPr>
              <w:pStyle w:val="34"/>
              <w:bidi w:val="0"/>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描述</w:t>
            </w:r>
          </w:p>
        </w:tc>
        <w:tc>
          <w:tcPr>
            <w:tcW w:w="6280" w:type="dxa"/>
            <w:gridSpan w:val="4"/>
            <w:noWrap w:val="0"/>
            <w:vAlign w:val="top"/>
          </w:tcPr>
          <w:p>
            <w:pPr>
              <w:pStyle w:val="34"/>
              <w:bidi w:val="0"/>
              <w:rPr>
                <w:rFonts w:hint="default"/>
                <w:lang w:val="en-US" w:eastAsia="zh-CN"/>
              </w:rPr>
            </w:pPr>
            <w:r>
              <w:rPr>
                <w:rFonts w:hint="eastAsia"/>
                <w:lang w:val="en-US" w:eastAsia="zh-CN"/>
              </w:rPr>
              <w:t>企业员工设置其他人对服务单的权限，包括可视、发言等。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前置条件</w:t>
            </w:r>
          </w:p>
        </w:tc>
        <w:tc>
          <w:tcPr>
            <w:tcW w:w="6280" w:type="dxa"/>
            <w:gridSpan w:val="4"/>
            <w:noWrap w:val="0"/>
            <w:vAlign w:val="top"/>
          </w:tcPr>
          <w:p>
            <w:pPr>
              <w:pStyle w:val="34"/>
              <w:bidi w:val="0"/>
              <w:rPr>
                <w:rFonts w:hint="default"/>
                <w:lang w:val="en-US" w:eastAsia="zh-CN"/>
              </w:rPr>
            </w:pPr>
            <w:r>
              <w:rPr>
                <w:rFonts w:hint="eastAsia"/>
                <w:lang w:val="en-US" w:eastAsia="zh-CN"/>
              </w:rPr>
              <w:t>员工成功登录，系统处于服务单管理界面（TicketManager）。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后置条件</w:t>
            </w:r>
          </w:p>
        </w:tc>
        <w:tc>
          <w:tcPr>
            <w:tcW w:w="6280" w:type="dxa"/>
            <w:gridSpan w:val="4"/>
            <w:noWrap w:val="0"/>
            <w:vAlign w:val="top"/>
          </w:tcPr>
          <w:p>
            <w:pPr>
              <w:pStyle w:val="34"/>
              <w:bidi w:val="0"/>
              <w:rPr>
                <w:rFonts w:hint="default"/>
                <w:lang w:val="en-US" w:eastAsia="zh-CN"/>
              </w:rPr>
            </w:pPr>
            <w:r>
              <w:rPr>
                <w:rFonts w:hint="eastAsia"/>
                <w:lang w:val="en-US" w:eastAsia="zh-CN"/>
              </w:rPr>
              <w:t>系统在服务单权限表（TicketAuthList）中写入一条新数据，系统处于客户端主界面。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4"/>
              <w:bidi w:val="0"/>
              <w:rPr>
                <w:rFonts w:hint="default"/>
                <w:b/>
                <w:bCs/>
              </w:rPr>
            </w:pPr>
            <w:r>
              <w:rPr>
                <w:rFonts w:hint="eastAsia"/>
                <w:b/>
                <w:bCs/>
              </w:rPr>
              <w:t>主事件流</w:t>
            </w:r>
          </w:p>
        </w:tc>
        <w:tc>
          <w:tcPr>
            <w:tcW w:w="2445" w:type="dxa"/>
            <w:noWrap w:val="0"/>
            <w:vAlign w:val="top"/>
          </w:tcPr>
          <w:p>
            <w:pPr>
              <w:pStyle w:val="34"/>
              <w:bidi w:val="0"/>
              <w:jc w:val="center"/>
              <w:rPr>
                <w:rFonts w:hint="default"/>
                <w:lang w:val="en-US" w:eastAsia="zh-CN"/>
              </w:rPr>
            </w:pPr>
            <w:r>
              <w:rPr>
                <w:rFonts w:hint="eastAsia"/>
                <w:lang w:val="en-US" w:eastAsia="zh-CN"/>
              </w:rPr>
              <w:t>员工</w:t>
            </w:r>
          </w:p>
        </w:tc>
        <w:tc>
          <w:tcPr>
            <w:tcW w:w="3835" w:type="dxa"/>
            <w:gridSpan w:val="3"/>
            <w:noWrap w:val="0"/>
            <w:vAlign w:val="top"/>
          </w:tcPr>
          <w:p>
            <w:pPr>
              <w:pStyle w:val="34"/>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eastAsia="宋体"/>
                <w:lang w:val="en-US" w:eastAsia="zh-CN"/>
              </w:rPr>
            </w:pPr>
            <w:r>
              <w:rPr>
                <w:rFonts w:hint="eastAsia"/>
              </w:rPr>
              <w:t>1</w:t>
            </w:r>
            <w:r>
              <w:rPr>
                <w:rFonts w:hint="eastAsia"/>
                <w:lang w:val="en-US" w:eastAsia="zh-CN"/>
              </w:rPr>
              <w:t xml:space="preserve"> 员工点击对应服务单的</w:t>
            </w:r>
            <w:r>
              <w:rPr>
                <w:rFonts w:hint="default"/>
                <w:lang w:val="en-US" w:eastAsia="zh-CN"/>
              </w:rPr>
              <w:t>”</w:t>
            </w:r>
            <w:r>
              <w:rPr>
                <w:rFonts w:hint="eastAsia"/>
                <w:lang w:val="en-US" w:eastAsia="zh-CN"/>
              </w:rPr>
              <w:t>权限修改</w:t>
            </w:r>
            <w:r>
              <w:rPr>
                <w:rFonts w:hint="default"/>
                <w:lang w:val="en-US" w:eastAsia="zh-CN"/>
              </w:rPr>
              <w:t>”</w:t>
            </w:r>
            <w:r>
              <w:rPr>
                <w:rFonts w:hint="eastAsia"/>
                <w:lang w:val="en-US" w:eastAsia="zh-CN"/>
              </w:rPr>
              <w:t>按钮</w:t>
            </w:r>
          </w:p>
        </w:tc>
        <w:tc>
          <w:tcPr>
            <w:tcW w:w="3835" w:type="dxa"/>
            <w:gridSpan w:val="3"/>
            <w:noWrap w:val="0"/>
            <w:vAlign w:val="top"/>
          </w:tcPr>
          <w:p>
            <w:pPr>
              <w:pStyle w:val="34"/>
              <w:bidi w:val="0"/>
              <w:rPr>
                <w:rFonts w:hint="default"/>
              </w:rPr>
            </w:pPr>
            <w:r>
              <w:rPr>
                <w:rFonts w:hint="eastAsia"/>
              </w:rPr>
              <w:t>2</w:t>
            </w:r>
            <w:r>
              <w:rPr>
                <w:rFonts w:hint="eastAsia"/>
                <w:lang w:val="en-US" w:eastAsia="zh-CN"/>
              </w:rPr>
              <w:t xml:space="preserve"> 系统弹出修改权限对话框(AuthOverwriteDialog)</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lang w:val="en-US" w:eastAsia="zh-CN"/>
              </w:rPr>
            </w:pPr>
            <w:r>
              <w:rPr>
                <w:rFonts w:hint="eastAsia"/>
                <w:lang w:val="en-US" w:eastAsia="zh-CN"/>
              </w:rPr>
              <w:t>3 员工填写权限信息，并点击保存按钮，如果点击取消按钮，进入子事件流a</w:t>
            </w:r>
          </w:p>
        </w:tc>
        <w:tc>
          <w:tcPr>
            <w:tcW w:w="3835" w:type="dxa"/>
            <w:gridSpan w:val="3"/>
            <w:noWrap w:val="0"/>
            <w:vAlign w:val="top"/>
          </w:tcPr>
          <w:p>
            <w:pPr>
              <w:pStyle w:val="34"/>
              <w:bidi w:val="0"/>
              <w:rPr>
                <w:rFonts w:hint="default"/>
                <w:lang w:val="en-US" w:eastAsia="zh-CN"/>
              </w:rPr>
            </w:pPr>
            <w:r>
              <w:rPr>
                <w:rFonts w:hint="eastAsia"/>
                <w:lang w:val="en-US" w:eastAsia="zh-CN"/>
              </w:rPr>
              <w:t>4 系统向服务单权限表(TicketAuthList)中写入一条新的数据，返回服务单管理界面(TicketManager)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子事件流a</w:t>
            </w:r>
          </w:p>
        </w:tc>
        <w:tc>
          <w:tcPr>
            <w:tcW w:w="6280" w:type="dxa"/>
            <w:gridSpan w:val="4"/>
            <w:noWrap w:val="0"/>
            <w:vAlign w:val="top"/>
          </w:tcPr>
          <w:p>
            <w:pPr>
              <w:pStyle w:val="34"/>
              <w:bidi w:val="0"/>
              <w:rPr>
                <w:rFonts w:hint="default"/>
                <w:lang w:val="en-US"/>
              </w:rPr>
            </w:pPr>
            <w:r>
              <w:rPr>
                <w:rFonts w:hint="eastAsia"/>
                <w:lang w:val="en-US" w:eastAsia="zh-CN"/>
              </w:rPr>
              <w:t>1 系统不做出任何更改，返回服务单管理页面。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异常处理</w:t>
            </w:r>
          </w:p>
        </w:tc>
        <w:tc>
          <w:tcPr>
            <w:tcW w:w="6280" w:type="dxa"/>
            <w:gridSpan w:val="4"/>
            <w:noWrap w:val="0"/>
            <w:vAlign w:val="top"/>
          </w:tcPr>
          <w:p>
            <w:pPr>
              <w:pStyle w:val="34"/>
              <w:bidi w:val="0"/>
              <w:rPr>
                <w:rFonts w:hint="default"/>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41" name="图片 41"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31</w:t>
      </w:r>
      <w:r>
        <w:fldChar w:fldCharType="end"/>
      </w:r>
      <w:r>
        <w:rPr>
          <w:rFonts w:hint="eastAsia"/>
          <w:lang w:eastAsia="zh-CN"/>
        </w:rPr>
        <w:t xml:space="preserve"> 服务单管理界面</w:t>
      </w:r>
    </w:p>
    <w:p>
      <w:pPr>
        <w:pStyle w:val="5"/>
        <w:numPr>
          <w:ilvl w:val="3"/>
          <w:numId w:val="13"/>
        </w:numPr>
        <w:bidi w:val="0"/>
        <w:rPr>
          <w:rFonts w:hint="default"/>
          <w:lang w:val="en-US" w:eastAsia="zh-CN"/>
        </w:rPr>
      </w:pPr>
      <w:r>
        <w:rPr>
          <w:rFonts w:hint="eastAsia"/>
          <w:lang w:val="en-US" w:eastAsia="zh-CN"/>
        </w:rPr>
        <w:t>查看日志</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25</w:t>
      </w:r>
      <w:r>
        <w:fldChar w:fldCharType="end"/>
      </w:r>
      <w:r>
        <w:rPr>
          <w:rFonts w:hint="eastAsia"/>
          <w:lang w:eastAsia="zh-CN"/>
        </w:rPr>
        <w:t xml:space="preserve"> 服务评价用例表</w:t>
      </w:r>
    </w:p>
    <w:tbl>
      <w:tblPr>
        <w:tblStyle w:val="22"/>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用例标识符</w:t>
            </w:r>
          </w:p>
        </w:tc>
        <w:tc>
          <w:tcPr>
            <w:tcW w:w="6280" w:type="dxa"/>
            <w:gridSpan w:val="4"/>
            <w:noWrap w:val="0"/>
            <w:vAlign w:val="top"/>
          </w:tcPr>
          <w:p>
            <w:pPr>
              <w:pStyle w:val="34"/>
              <w:bidi w:val="0"/>
              <w:rPr>
                <w:rFonts w:hint="default" w:eastAsia="宋体"/>
                <w:lang w:val="en-US" w:eastAsia="zh-CN"/>
              </w:rPr>
            </w:pPr>
            <w:r>
              <w:rPr>
                <w:rFonts w:hint="eastAsia"/>
                <w:lang w:val="en-US" w:eastAsia="zh-CN"/>
              </w:rPr>
              <w:t>LogViewer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用例名称</w:t>
            </w:r>
          </w:p>
        </w:tc>
        <w:tc>
          <w:tcPr>
            <w:tcW w:w="6280" w:type="dxa"/>
            <w:gridSpan w:val="4"/>
            <w:noWrap w:val="0"/>
            <w:vAlign w:val="top"/>
          </w:tcPr>
          <w:p>
            <w:pPr>
              <w:pStyle w:val="34"/>
              <w:bidi w:val="0"/>
              <w:rPr>
                <w:rFonts w:hint="default"/>
                <w:lang w:val="en-US" w:eastAsia="zh-CN"/>
              </w:rPr>
            </w:pPr>
            <w:r>
              <w:rPr>
                <w:rFonts w:hint="eastAsia"/>
                <w:lang w:val="en-US" w:eastAsia="zh-CN"/>
              </w:rPr>
              <w:t>查看日志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用例创建者</w:t>
            </w:r>
          </w:p>
        </w:tc>
        <w:tc>
          <w:tcPr>
            <w:tcW w:w="2571" w:type="dxa"/>
            <w:gridSpan w:val="2"/>
            <w:noWrap w:val="0"/>
            <w:vAlign w:val="top"/>
          </w:tcPr>
          <w:p>
            <w:pPr>
              <w:pStyle w:val="34"/>
              <w:bidi w:val="0"/>
              <w:rPr>
                <w:rFonts w:hint="default"/>
                <w:lang w:val="en-US" w:eastAsia="zh-CN"/>
              </w:rPr>
            </w:pPr>
            <w:r>
              <w:rPr>
                <w:rFonts w:hint="eastAsia"/>
                <w:lang w:val="en-US" w:eastAsia="zh-CN"/>
              </w:rPr>
              <w:t>姜山</w:t>
            </w:r>
          </w:p>
        </w:tc>
        <w:tc>
          <w:tcPr>
            <w:tcW w:w="1918" w:type="dxa"/>
            <w:noWrap w:val="0"/>
            <w:vAlign w:val="top"/>
          </w:tcPr>
          <w:p>
            <w:pPr>
              <w:pStyle w:val="34"/>
              <w:bidi w:val="0"/>
              <w:rPr>
                <w:rFonts w:hint="default"/>
                <w:b/>
                <w:bCs/>
              </w:rPr>
            </w:pPr>
            <w:r>
              <w:rPr>
                <w:rFonts w:hint="eastAsia"/>
                <w:b/>
                <w:bCs/>
              </w:rPr>
              <w:t>用例最后修改者</w:t>
            </w:r>
          </w:p>
        </w:tc>
        <w:tc>
          <w:tcPr>
            <w:tcW w:w="1791" w:type="dxa"/>
            <w:noWrap w:val="0"/>
            <w:vAlign w:val="top"/>
          </w:tcPr>
          <w:p>
            <w:pPr>
              <w:pStyle w:val="34"/>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用例创建时间</w:t>
            </w:r>
          </w:p>
        </w:tc>
        <w:tc>
          <w:tcPr>
            <w:tcW w:w="2571" w:type="dxa"/>
            <w:gridSpan w:val="2"/>
            <w:noWrap w:val="0"/>
            <w:vAlign w:val="top"/>
          </w:tcPr>
          <w:p>
            <w:pPr>
              <w:pStyle w:val="34"/>
              <w:bidi w:val="0"/>
              <w:rPr>
                <w:rFonts w:hint="default"/>
              </w:rPr>
            </w:pPr>
            <w:r>
              <w:rPr>
                <w:rFonts w:hint="eastAsia"/>
                <w:lang w:val="en-US" w:eastAsia="zh-CN"/>
              </w:rPr>
              <w:t>2022年9月20日</w:t>
            </w:r>
          </w:p>
        </w:tc>
        <w:tc>
          <w:tcPr>
            <w:tcW w:w="1918" w:type="dxa"/>
            <w:noWrap w:val="0"/>
            <w:vAlign w:val="top"/>
          </w:tcPr>
          <w:p>
            <w:pPr>
              <w:pStyle w:val="34"/>
              <w:bidi w:val="0"/>
              <w:rPr>
                <w:rFonts w:hint="default"/>
                <w:b/>
                <w:bCs/>
              </w:rPr>
            </w:pPr>
            <w:r>
              <w:rPr>
                <w:rFonts w:hint="eastAsia"/>
                <w:b/>
                <w:bCs/>
              </w:rPr>
              <w:t>用例最后修改时间</w:t>
            </w:r>
          </w:p>
        </w:tc>
        <w:tc>
          <w:tcPr>
            <w:tcW w:w="1791" w:type="dxa"/>
            <w:noWrap w:val="0"/>
            <w:vAlign w:val="top"/>
          </w:tcPr>
          <w:p>
            <w:pPr>
              <w:pStyle w:val="34"/>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操作者</w:t>
            </w:r>
          </w:p>
        </w:tc>
        <w:tc>
          <w:tcPr>
            <w:tcW w:w="6280" w:type="dxa"/>
            <w:gridSpan w:val="4"/>
            <w:noWrap w:val="0"/>
            <w:vAlign w:val="top"/>
          </w:tcPr>
          <w:p>
            <w:pPr>
              <w:pStyle w:val="34"/>
              <w:bidi w:val="0"/>
              <w:rPr>
                <w:rFonts w:hint="default"/>
                <w:lang w:val="en-US" w:eastAsia="zh-CN"/>
              </w:rPr>
            </w:pPr>
            <w:r>
              <w:rPr>
                <w:rFonts w:hint="eastAsia"/>
                <w:lang w:val="en-US" w:eastAsia="zh-CN"/>
              </w:rPr>
              <w:t>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描述</w:t>
            </w:r>
          </w:p>
        </w:tc>
        <w:tc>
          <w:tcPr>
            <w:tcW w:w="6280" w:type="dxa"/>
            <w:gridSpan w:val="4"/>
            <w:noWrap w:val="0"/>
            <w:vAlign w:val="top"/>
          </w:tcPr>
          <w:p>
            <w:pPr>
              <w:pStyle w:val="34"/>
              <w:bidi w:val="0"/>
              <w:rPr>
                <w:rFonts w:hint="default"/>
                <w:lang w:val="en-US" w:eastAsia="zh-CN"/>
              </w:rPr>
            </w:pPr>
            <w:r>
              <w:rPr>
                <w:rFonts w:hint="eastAsia"/>
                <w:lang w:val="en-US" w:eastAsia="zh-CN"/>
              </w:rPr>
              <w:t>维护人员查看日志，用于在系统出现问题时及时排查错误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前置条件</w:t>
            </w:r>
          </w:p>
        </w:tc>
        <w:tc>
          <w:tcPr>
            <w:tcW w:w="6280" w:type="dxa"/>
            <w:gridSpan w:val="4"/>
            <w:noWrap w:val="0"/>
            <w:vAlign w:val="top"/>
          </w:tcPr>
          <w:p>
            <w:pPr>
              <w:pStyle w:val="34"/>
              <w:bidi w:val="0"/>
              <w:rPr>
                <w:rFonts w:hint="default"/>
                <w:lang w:val="en-US" w:eastAsia="zh-CN"/>
              </w:rPr>
            </w:pPr>
            <w:r>
              <w:rPr>
                <w:rFonts w:hint="eastAsia"/>
                <w:lang w:val="en-US" w:eastAsia="zh-CN"/>
              </w:rPr>
              <w:t>维护人员登录服务端，位于服务端主界面(ServerMain)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后置条件</w:t>
            </w:r>
          </w:p>
        </w:tc>
        <w:tc>
          <w:tcPr>
            <w:tcW w:w="6280" w:type="dxa"/>
            <w:gridSpan w:val="4"/>
            <w:noWrap w:val="0"/>
            <w:vAlign w:val="top"/>
          </w:tcPr>
          <w:p>
            <w:pPr>
              <w:pStyle w:val="34"/>
              <w:bidi w:val="0"/>
              <w:rPr>
                <w:rFonts w:hint="default"/>
                <w:lang w:val="en-US" w:eastAsia="zh-CN"/>
              </w:rPr>
            </w:pPr>
            <w:r>
              <w:rPr>
                <w:rFonts w:hint="eastAsia"/>
                <w:lang w:val="en-US" w:eastAsia="zh-CN"/>
              </w:rPr>
              <w:t>系统在操作日志表(LogList)中插入一条数据，返回服务端主界面。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4"/>
              <w:bidi w:val="0"/>
              <w:rPr>
                <w:rFonts w:hint="default"/>
                <w:b/>
                <w:bCs/>
              </w:rPr>
            </w:pPr>
            <w:r>
              <w:rPr>
                <w:rFonts w:hint="eastAsia"/>
                <w:b/>
                <w:bCs/>
              </w:rPr>
              <w:t>主事件流</w:t>
            </w:r>
          </w:p>
        </w:tc>
        <w:tc>
          <w:tcPr>
            <w:tcW w:w="2445" w:type="dxa"/>
            <w:noWrap w:val="0"/>
            <w:vAlign w:val="top"/>
          </w:tcPr>
          <w:p>
            <w:pPr>
              <w:pStyle w:val="34"/>
              <w:bidi w:val="0"/>
              <w:jc w:val="center"/>
              <w:rPr>
                <w:rFonts w:hint="default"/>
                <w:lang w:val="en-US" w:eastAsia="zh-CN"/>
              </w:rPr>
            </w:pPr>
            <w:r>
              <w:rPr>
                <w:rFonts w:hint="eastAsia"/>
                <w:lang w:val="en-US" w:eastAsia="zh-CN"/>
              </w:rPr>
              <w:t>维护人员</w:t>
            </w:r>
          </w:p>
        </w:tc>
        <w:tc>
          <w:tcPr>
            <w:tcW w:w="3835" w:type="dxa"/>
            <w:gridSpan w:val="3"/>
            <w:noWrap w:val="0"/>
            <w:vAlign w:val="top"/>
          </w:tcPr>
          <w:p>
            <w:pPr>
              <w:pStyle w:val="34"/>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lang w:val="en-US" w:eastAsia="zh-CN"/>
              </w:rPr>
            </w:pPr>
            <w:r>
              <w:rPr>
                <w:rFonts w:hint="eastAsia"/>
              </w:rPr>
              <w:t>1</w:t>
            </w:r>
            <w:r>
              <w:rPr>
                <w:rFonts w:hint="eastAsia"/>
                <w:lang w:val="en-US" w:eastAsia="zh-CN"/>
              </w:rPr>
              <w:t xml:space="preserve"> 维护人员点击查看日志按钮</w:t>
            </w:r>
          </w:p>
        </w:tc>
        <w:tc>
          <w:tcPr>
            <w:tcW w:w="3835" w:type="dxa"/>
            <w:gridSpan w:val="3"/>
            <w:noWrap w:val="0"/>
            <w:vAlign w:val="top"/>
          </w:tcPr>
          <w:p>
            <w:pPr>
              <w:pStyle w:val="34"/>
              <w:bidi w:val="0"/>
              <w:rPr>
                <w:rFonts w:hint="default" w:eastAsia="宋体"/>
                <w:lang w:val="en-US" w:eastAsia="zh-CN"/>
              </w:rPr>
            </w:pPr>
            <w:r>
              <w:rPr>
                <w:rFonts w:hint="eastAsia"/>
              </w:rPr>
              <w:t>2</w:t>
            </w:r>
            <w:r>
              <w:rPr>
                <w:rFonts w:hint="eastAsia"/>
                <w:lang w:val="en-US" w:eastAsia="zh-CN"/>
              </w:rPr>
              <w:t xml:space="preserve"> 系统从操作日志表(LogList)中读取数据，展示操作日志页面。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eastAsia="宋体"/>
                <w:lang w:val="en-US" w:eastAsia="zh-CN"/>
              </w:rPr>
            </w:pPr>
            <w:r>
              <w:rPr>
                <w:rFonts w:hint="eastAsia"/>
                <w:lang w:val="en-US" w:eastAsia="zh-CN"/>
              </w:rPr>
              <w:t>3 维护人员查看完成后点击关闭按钮</w:t>
            </w:r>
          </w:p>
        </w:tc>
        <w:tc>
          <w:tcPr>
            <w:tcW w:w="3835" w:type="dxa"/>
            <w:gridSpan w:val="3"/>
            <w:noWrap w:val="0"/>
            <w:vAlign w:val="top"/>
          </w:tcPr>
          <w:p>
            <w:pPr>
              <w:pStyle w:val="34"/>
              <w:bidi w:val="0"/>
              <w:rPr>
                <w:rFonts w:hint="default" w:eastAsia="宋体"/>
                <w:lang w:val="en-US" w:eastAsia="zh-CN"/>
              </w:rPr>
            </w:pPr>
            <w:r>
              <w:rPr>
                <w:rFonts w:hint="eastAsia"/>
                <w:lang w:val="en-US" w:eastAsia="zh-CN"/>
              </w:rPr>
              <w:t>4 系统向操作日志表(LogList)中写入一条新的数据，并返回服务端主界面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子事件流</w:t>
            </w:r>
          </w:p>
        </w:tc>
        <w:tc>
          <w:tcPr>
            <w:tcW w:w="6280" w:type="dxa"/>
            <w:gridSpan w:val="4"/>
            <w:noWrap w:val="0"/>
            <w:vAlign w:val="top"/>
          </w:tcPr>
          <w:p>
            <w:pPr>
              <w:pStyle w:val="34"/>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异常处理</w:t>
            </w:r>
          </w:p>
        </w:tc>
        <w:tc>
          <w:tcPr>
            <w:tcW w:w="6280" w:type="dxa"/>
            <w:gridSpan w:val="4"/>
            <w:noWrap w:val="0"/>
            <w:vAlign w:val="top"/>
          </w:tcPr>
          <w:p>
            <w:pPr>
              <w:pStyle w:val="34"/>
              <w:bidi w:val="0"/>
              <w:rPr>
                <w:rFonts w:hint="default"/>
              </w:rPr>
            </w:pPr>
          </w:p>
        </w:tc>
      </w:tr>
    </w:tbl>
    <w:p>
      <w:pPr>
        <w:pStyle w:val="2"/>
        <w:numPr>
          <w:ilvl w:val="0"/>
          <w:numId w:val="13"/>
        </w:numPr>
        <w:ind w:left="425" w:leftChars="0" w:hanging="425" w:firstLineChars="0"/>
        <w:rPr>
          <w:color w:val="000000" w:themeColor="text1"/>
          <w14:textFill>
            <w14:solidFill>
              <w14:schemeClr w14:val="tx1"/>
            </w14:solidFill>
          </w14:textFill>
        </w:rPr>
      </w:pPr>
      <w:bookmarkStart w:id="91" w:name="_Toc2613"/>
      <w:r>
        <w:rPr>
          <w:rFonts w:hint="eastAsia"/>
          <w:color w:val="000000" w:themeColor="text1"/>
          <w14:textFill>
            <w14:solidFill>
              <w14:schemeClr w14:val="tx1"/>
            </w14:solidFill>
          </w14:textFill>
        </w:rPr>
        <w:t>需求模型</w:t>
      </w:r>
      <w:bookmarkEnd w:id="90"/>
      <w:bookmarkEnd w:id="91"/>
    </w:p>
    <w:p>
      <w:pPr>
        <w:pStyle w:val="3"/>
        <w:numPr>
          <w:ilvl w:val="1"/>
          <w:numId w:val="13"/>
        </w:numPr>
        <w:ind w:left="0" w:leftChars="0" w:firstLine="0" w:firstLineChars="0"/>
        <w:rPr>
          <w:rFonts w:hint="default"/>
          <w:lang w:val="en-US" w:eastAsia="zh-CN"/>
        </w:rPr>
      </w:pPr>
      <w:bookmarkStart w:id="92" w:name="_Toc15849"/>
      <w:bookmarkStart w:id="93" w:name="_Toc18571"/>
      <w:r>
        <w:rPr>
          <w:rFonts w:hint="eastAsia"/>
        </w:rPr>
        <w:t>静态模型</w:t>
      </w:r>
      <w:bookmarkEnd w:id="92"/>
      <w:bookmarkEnd w:id="93"/>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6"/>
                    <a:stretch>
                      <a:fillRect/>
                    </a:stretch>
                  </pic:blipFill>
                  <pic:spPr>
                    <a:xfrm>
                      <a:off x="0" y="0"/>
                      <a:ext cx="4931410" cy="7277735"/>
                    </a:xfrm>
                    <a:prstGeom prst="rect">
                      <a:avLst/>
                    </a:prstGeom>
                    <a:noFill/>
                    <a:ln>
                      <a:noFill/>
                    </a:ln>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3"/>
        </w:numPr>
        <w:ind w:left="0" w:leftChars="0" w:firstLine="0" w:firstLineChars="0"/>
      </w:pPr>
      <w:bookmarkStart w:id="94" w:name="_Toc26425"/>
      <w:bookmarkStart w:id="95" w:name="_Toc32278"/>
      <w:r>
        <w:rPr>
          <w:rFonts w:hint="eastAsia"/>
        </w:rPr>
        <w:t>动态模型</w:t>
      </w:r>
      <w:bookmarkEnd w:id="94"/>
      <w:bookmarkEnd w:id="95"/>
    </w:p>
    <w:p>
      <w:pPr>
        <w:pStyle w:val="4"/>
        <w:numPr>
          <w:ilvl w:val="2"/>
          <w:numId w:val="13"/>
        </w:numPr>
        <w:bidi w:val="0"/>
        <w:ind w:left="0" w:leftChars="0" w:firstLine="0" w:firstLineChars="0"/>
        <w:rPr>
          <w:rFonts w:hint="default"/>
          <w:lang w:val="en-US" w:eastAsia="zh-CN"/>
        </w:rPr>
      </w:pPr>
      <w:bookmarkStart w:id="96" w:name="_Toc32060"/>
      <w:r>
        <w:rPr>
          <w:rFonts w:hint="eastAsia"/>
          <w:lang w:val="en-US" w:eastAsia="zh-CN"/>
        </w:rPr>
        <w:t>申请服务单</w:t>
      </w:r>
      <w:bookmarkEnd w:id="96"/>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37"/>
                    <a:stretch>
                      <a:fillRect/>
                    </a:stretch>
                  </pic:blipFill>
                  <pic:spPr>
                    <a:xfrm>
                      <a:off x="0" y="0"/>
                      <a:ext cx="5272405" cy="6272530"/>
                    </a:xfrm>
                    <a:prstGeom prst="rect">
                      <a:avLst/>
                    </a:prstGeom>
                  </pic:spPr>
                </pic:pic>
              </a:graphicData>
            </a:graphic>
          </wp:inline>
        </w:drawing>
      </w:r>
    </w:p>
    <w:p>
      <w:pPr>
        <w:pStyle w:val="10"/>
        <w:rPr>
          <w:rFonts w:hint="eastAsia" w:eastAsia="宋体"/>
          <w:lang w:val="en-US"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7" w:name="_Toc3109"/>
      <w:r>
        <w:rPr>
          <w:rFonts w:hint="eastAsia"/>
          <w:lang w:val="en-US" w:eastAsia="zh-CN"/>
        </w:rPr>
        <w:t>提交服务单</w:t>
      </w:r>
      <w:bookmarkEnd w:id="97"/>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38"/>
                    <a:stretch>
                      <a:fillRect/>
                    </a:stretch>
                  </pic:blipFill>
                  <pic:spPr>
                    <a:xfrm>
                      <a:off x="0" y="0"/>
                      <a:ext cx="5269865" cy="462788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8" w:name="_Toc14156"/>
      <w:r>
        <w:rPr>
          <w:rFonts w:hint="eastAsia"/>
          <w:lang w:val="en-US" w:eastAsia="zh-CN"/>
        </w:rPr>
        <w:t>关闭服务单</w:t>
      </w:r>
      <w:bookmarkEnd w:id="98"/>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39"/>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9" w:name="_Toc30565"/>
      <w:r>
        <w:rPr>
          <w:rFonts w:hint="eastAsia"/>
          <w:lang w:val="en-US" w:eastAsia="zh-CN"/>
        </w:rPr>
        <w:t>重开服务单</w:t>
      </w:r>
      <w:bookmarkEnd w:id="99"/>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40"/>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36</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0" w:name="_Toc22238"/>
      <w:r>
        <w:rPr>
          <w:rFonts w:hint="eastAsia"/>
          <w:lang w:val="en-US" w:eastAsia="zh-CN"/>
        </w:rPr>
        <w:t>删除服务单</w:t>
      </w:r>
      <w:bookmarkEnd w:id="100"/>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41"/>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37</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1" w:name="_Toc27605"/>
      <w:r>
        <w:rPr>
          <w:rFonts w:hint="eastAsia"/>
          <w:lang w:val="en-US" w:eastAsia="zh-CN"/>
        </w:rPr>
        <w:t>选择问题类型</w:t>
      </w:r>
      <w:bookmarkEnd w:id="101"/>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42"/>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38</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2" w:name="_Toc6843"/>
      <w:r>
        <w:rPr>
          <w:rFonts w:hint="eastAsia"/>
          <w:lang w:val="en-US" w:eastAsia="zh-CN"/>
        </w:rPr>
        <w:t>自定义回复</w:t>
      </w:r>
      <w:bookmarkEnd w:id="102"/>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43"/>
                    <a:stretch>
                      <a:fillRect/>
                    </a:stretch>
                  </pic:blipFill>
                  <pic:spPr>
                    <a:xfrm>
                      <a:off x="0" y="0"/>
                      <a:ext cx="5273040" cy="645604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39</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11</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3" w:name="_Toc27861"/>
      <w:r>
        <w:rPr>
          <w:rFonts w:hint="eastAsia"/>
          <w:lang w:val="en-US" w:eastAsia="zh-CN"/>
        </w:rPr>
        <w:t>员工管理</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44"/>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40</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4" w:name="_Toc8597"/>
      <w:r>
        <w:rPr>
          <w:rFonts w:hint="eastAsia"/>
          <w:lang w:val="en-US" w:eastAsia="zh-CN"/>
        </w:rPr>
        <w:t>自定义角色</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5"/>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41</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9</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5" w:name="_Toc27609"/>
      <w:r>
        <w:rPr>
          <w:rFonts w:hint="eastAsia"/>
          <w:lang w:val="en-US" w:eastAsia="zh-CN"/>
        </w:rPr>
        <w:t>投诉服务</w:t>
      </w:r>
      <w:bookmarkEnd w:id="105"/>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6"/>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42</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6" w:name="_Toc22129"/>
      <w:r>
        <w:rPr>
          <w:rFonts w:hint="eastAsia"/>
          <w:lang w:val="en-US" w:eastAsia="zh-CN"/>
        </w:rPr>
        <w:t>服务评价</w:t>
      </w:r>
      <w:bookmarkEnd w:id="106"/>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47"/>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43</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7" w:name="_Toc29101"/>
      <w:r>
        <w:rPr>
          <w:rFonts w:hint="eastAsia"/>
          <w:lang w:val="en-US" w:eastAsia="zh-CN"/>
        </w:rPr>
        <w:t>企业入驻申请</w:t>
      </w:r>
      <w:bookmarkEnd w:id="107"/>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48"/>
                    <a:stretch>
                      <a:fillRect/>
                    </a:stretch>
                  </pic:blipFill>
                  <pic:spPr>
                    <a:xfrm>
                      <a:off x="0" y="0"/>
                      <a:ext cx="5273040" cy="487807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44</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8" w:name="_Toc10589"/>
      <w:r>
        <w:rPr>
          <w:rFonts w:hint="eastAsia"/>
          <w:lang w:val="en-US" w:eastAsia="zh-CN"/>
        </w:rPr>
        <w:t>自定义服务单类型</w:t>
      </w:r>
      <w:bookmarkEnd w:id="108"/>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49"/>
                    <a:stretch>
                      <a:fillRect/>
                    </a:stretch>
                  </pic:blipFill>
                  <pic:spPr>
                    <a:xfrm>
                      <a:off x="0" y="0"/>
                      <a:ext cx="5269230" cy="5198110"/>
                    </a:xfrm>
                    <a:prstGeom prst="rect">
                      <a:avLst/>
                    </a:prstGeom>
                  </pic:spPr>
                </pic:pic>
              </a:graphicData>
            </a:graphic>
          </wp:inline>
        </w:drawing>
      </w:r>
    </w:p>
    <w:p>
      <w:pPr>
        <w:pStyle w:val="1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0"/>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9" w:name="_Toc22225"/>
      <w:r>
        <w:rPr>
          <w:rFonts w:hint="eastAsia"/>
          <w:lang w:val="en-US" w:eastAsia="zh-CN"/>
        </w:rPr>
        <w:t>发送消息</w:t>
      </w:r>
      <w:bookmarkEnd w:id="109"/>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50"/>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7EA017D"/>
    <w:multiLevelType w:val="multilevel"/>
    <w:tmpl w:val="C7EA017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6">
    <w:nsid w:val="2FDAD7F6"/>
    <w:multiLevelType w:val="singleLevel"/>
    <w:tmpl w:val="2FDAD7F6"/>
    <w:lvl w:ilvl="0" w:tentative="0">
      <w:start w:val="1"/>
      <w:numFmt w:val="decimal"/>
      <w:pStyle w:val="36"/>
      <w:lvlText w:val="[%1]"/>
      <w:lvlJc w:val="left"/>
      <w:pPr>
        <w:tabs>
          <w:tab w:val="left" w:pos="312"/>
        </w:tabs>
      </w:pPr>
    </w:lvl>
  </w:abstractNum>
  <w:abstractNum w:abstractNumId="7">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8">
    <w:nsid w:val="398014DE"/>
    <w:multiLevelType w:val="multilevel"/>
    <w:tmpl w:val="398014DE"/>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0">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1">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2">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6"/>
  </w:num>
  <w:num w:numId="2">
    <w:abstractNumId w:val="8"/>
  </w:num>
  <w:num w:numId="3">
    <w:abstractNumId w:val="2"/>
  </w:num>
  <w:num w:numId="4">
    <w:abstractNumId w:val="11"/>
  </w:num>
  <w:num w:numId="5">
    <w:abstractNumId w:val="1"/>
  </w:num>
  <w:num w:numId="6">
    <w:abstractNumId w:val="9"/>
  </w:num>
  <w:num w:numId="7">
    <w:abstractNumId w:val="12"/>
  </w:num>
  <w:num w:numId="8">
    <w:abstractNumId w:val="0"/>
  </w:num>
  <w:num w:numId="9">
    <w:abstractNumId w:val="5"/>
  </w:num>
  <w:num w:numId="10">
    <w:abstractNumId w:val="7"/>
  </w:num>
  <w:num w:numId="11">
    <w:abstractNumId w:val="3"/>
  </w:num>
  <w:num w:numId="12">
    <w:abstractNumId w:val="4"/>
  </w:num>
  <w:num w:numId="1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积极勇敢有自信">
    <w15:presenceInfo w15:providerId="None" w15:userId="积极勇敢有自信"/>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22E6257"/>
    <w:rsid w:val="02DD05FC"/>
    <w:rsid w:val="03BC725D"/>
    <w:rsid w:val="04615D53"/>
    <w:rsid w:val="05A92D8E"/>
    <w:rsid w:val="05C54514"/>
    <w:rsid w:val="068F3663"/>
    <w:rsid w:val="069E745F"/>
    <w:rsid w:val="06A34F14"/>
    <w:rsid w:val="06A426A3"/>
    <w:rsid w:val="07E125CE"/>
    <w:rsid w:val="08DD2BFA"/>
    <w:rsid w:val="09783B2E"/>
    <w:rsid w:val="09BB210B"/>
    <w:rsid w:val="09C96AEF"/>
    <w:rsid w:val="09FA2CB0"/>
    <w:rsid w:val="09FA7720"/>
    <w:rsid w:val="0A694300"/>
    <w:rsid w:val="0A883B2D"/>
    <w:rsid w:val="0ACA5202"/>
    <w:rsid w:val="0BDF7F14"/>
    <w:rsid w:val="0C495111"/>
    <w:rsid w:val="0CC424A5"/>
    <w:rsid w:val="0CE86CD0"/>
    <w:rsid w:val="0CF272A9"/>
    <w:rsid w:val="0D815E60"/>
    <w:rsid w:val="0DC713E5"/>
    <w:rsid w:val="0E311059"/>
    <w:rsid w:val="0EA000EC"/>
    <w:rsid w:val="0EAA351E"/>
    <w:rsid w:val="0EC969D1"/>
    <w:rsid w:val="0F946A78"/>
    <w:rsid w:val="0FC71A98"/>
    <w:rsid w:val="108A2474"/>
    <w:rsid w:val="10DD50AF"/>
    <w:rsid w:val="11480CCC"/>
    <w:rsid w:val="114C4231"/>
    <w:rsid w:val="13224CFC"/>
    <w:rsid w:val="138633A6"/>
    <w:rsid w:val="13921DC8"/>
    <w:rsid w:val="1503389A"/>
    <w:rsid w:val="15121CC7"/>
    <w:rsid w:val="153D4CD7"/>
    <w:rsid w:val="16B965DF"/>
    <w:rsid w:val="16C652E7"/>
    <w:rsid w:val="174669BC"/>
    <w:rsid w:val="17825960"/>
    <w:rsid w:val="17DA4A5F"/>
    <w:rsid w:val="17F74188"/>
    <w:rsid w:val="18375B2E"/>
    <w:rsid w:val="189850FE"/>
    <w:rsid w:val="19AC7BCB"/>
    <w:rsid w:val="19B17A41"/>
    <w:rsid w:val="19C55185"/>
    <w:rsid w:val="1A0E6614"/>
    <w:rsid w:val="1AC4344A"/>
    <w:rsid w:val="1BDE7C98"/>
    <w:rsid w:val="1BF26FCE"/>
    <w:rsid w:val="1C535BE8"/>
    <w:rsid w:val="1C64453E"/>
    <w:rsid w:val="1CCA153F"/>
    <w:rsid w:val="1D724738"/>
    <w:rsid w:val="1DE228BA"/>
    <w:rsid w:val="1ED80A68"/>
    <w:rsid w:val="1F061249"/>
    <w:rsid w:val="1F51532D"/>
    <w:rsid w:val="1FD81610"/>
    <w:rsid w:val="216E32E3"/>
    <w:rsid w:val="230703E6"/>
    <w:rsid w:val="23475E03"/>
    <w:rsid w:val="236478D2"/>
    <w:rsid w:val="23973171"/>
    <w:rsid w:val="25AB6FAD"/>
    <w:rsid w:val="26000498"/>
    <w:rsid w:val="26E4308A"/>
    <w:rsid w:val="27C37CA2"/>
    <w:rsid w:val="2876003D"/>
    <w:rsid w:val="28DF0B9D"/>
    <w:rsid w:val="2A4862A9"/>
    <w:rsid w:val="2B112AD2"/>
    <w:rsid w:val="2BEA55EB"/>
    <w:rsid w:val="2BF64687"/>
    <w:rsid w:val="2C410BAD"/>
    <w:rsid w:val="2C5615C8"/>
    <w:rsid w:val="2D4E4DBA"/>
    <w:rsid w:val="2D8D2D7E"/>
    <w:rsid w:val="2E5C472D"/>
    <w:rsid w:val="2E785C55"/>
    <w:rsid w:val="2EB021A6"/>
    <w:rsid w:val="2ECB1A8A"/>
    <w:rsid w:val="30A03E69"/>
    <w:rsid w:val="30FD09E8"/>
    <w:rsid w:val="31192675"/>
    <w:rsid w:val="31550107"/>
    <w:rsid w:val="315B2B1F"/>
    <w:rsid w:val="32211541"/>
    <w:rsid w:val="32B77BA3"/>
    <w:rsid w:val="33987EE3"/>
    <w:rsid w:val="33F92393"/>
    <w:rsid w:val="34497951"/>
    <w:rsid w:val="34526057"/>
    <w:rsid w:val="34752511"/>
    <w:rsid w:val="34AA5B88"/>
    <w:rsid w:val="34CA7F9C"/>
    <w:rsid w:val="34EB1FE5"/>
    <w:rsid w:val="35432692"/>
    <w:rsid w:val="36274EBB"/>
    <w:rsid w:val="3631157E"/>
    <w:rsid w:val="36712C85"/>
    <w:rsid w:val="36E063BF"/>
    <w:rsid w:val="376134D1"/>
    <w:rsid w:val="37761087"/>
    <w:rsid w:val="37BA648F"/>
    <w:rsid w:val="37CB1876"/>
    <w:rsid w:val="37DD41E0"/>
    <w:rsid w:val="380339C3"/>
    <w:rsid w:val="383C3B07"/>
    <w:rsid w:val="39856D8B"/>
    <w:rsid w:val="398F5688"/>
    <w:rsid w:val="39DD3F1A"/>
    <w:rsid w:val="3A3A2895"/>
    <w:rsid w:val="3A73433C"/>
    <w:rsid w:val="3AD1678A"/>
    <w:rsid w:val="3AD25968"/>
    <w:rsid w:val="3B083BF4"/>
    <w:rsid w:val="3BB27CF0"/>
    <w:rsid w:val="3C4F69FB"/>
    <w:rsid w:val="3CC81056"/>
    <w:rsid w:val="3CDE1CFD"/>
    <w:rsid w:val="3D0B6B21"/>
    <w:rsid w:val="3D1A69A2"/>
    <w:rsid w:val="3D5324D5"/>
    <w:rsid w:val="3EAE0EEB"/>
    <w:rsid w:val="3EE4099B"/>
    <w:rsid w:val="3EFF7C2E"/>
    <w:rsid w:val="3F6C50B0"/>
    <w:rsid w:val="407176EE"/>
    <w:rsid w:val="42A6083D"/>
    <w:rsid w:val="42CD61D3"/>
    <w:rsid w:val="42F95BBB"/>
    <w:rsid w:val="437D0649"/>
    <w:rsid w:val="443B71EF"/>
    <w:rsid w:val="44B247F8"/>
    <w:rsid w:val="4504721B"/>
    <w:rsid w:val="4606139E"/>
    <w:rsid w:val="464B03E7"/>
    <w:rsid w:val="48073683"/>
    <w:rsid w:val="48E94252"/>
    <w:rsid w:val="490C04CC"/>
    <w:rsid w:val="49431DC2"/>
    <w:rsid w:val="49914393"/>
    <w:rsid w:val="4BA319CF"/>
    <w:rsid w:val="4C36368C"/>
    <w:rsid w:val="4CBD5E9A"/>
    <w:rsid w:val="4CD20E37"/>
    <w:rsid w:val="4D61283B"/>
    <w:rsid w:val="4D9C5D37"/>
    <w:rsid w:val="4DB2594E"/>
    <w:rsid w:val="4E3E6DEE"/>
    <w:rsid w:val="4E516306"/>
    <w:rsid w:val="4E670B09"/>
    <w:rsid w:val="4E87691A"/>
    <w:rsid w:val="4E884CC1"/>
    <w:rsid w:val="4EB62AD4"/>
    <w:rsid w:val="4ECB0EF7"/>
    <w:rsid w:val="4EE70CA7"/>
    <w:rsid w:val="4EF92E4C"/>
    <w:rsid w:val="4F11263C"/>
    <w:rsid w:val="4FBA06E5"/>
    <w:rsid w:val="4FDE25D1"/>
    <w:rsid w:val="50895B55"/>
    <w:rsid w:val="50F6531B"/>
    <w:rsid w:val="518B1268"/>
    <w:rsid w:val="51954DE5"/>
    <w:rsid w:val="52253A71"/>
    <w:rsid w:val="528F3FAF"/>
    <w:rsid w:val="52BB4C20"/>
    <w:rsid w:val="537717C0"/>
    <w:rsid w:val="539772D2"/>
    <w:rsid w:val="53BE39DF"/>
    <w:rsid w:val="54180AC5"/>
    <w:rsid w:val="54B604B2"/>
    <w:rsid w:val="55C809EF"/>
    <w:rsid w:val="561E176A"/>
    <w:rsid w:val="56EB3F83"/>
    <w:rsid w:val="56FA77B5"/>
    <w:rsid w:val="57477817"/>
    <w:rsid w:val="57DB4F4E"/>
    <w:rsid w:val="58302B4D"/>
    <w:rsid w:val="58A0569A"/>
    <w:rsid w:val="58A92A19"/>
    <w:rsid w:val="58CF3F20"/>
    <w:rsid w:val="591E7A48"/>
    <w:rsid w:val="593C319A"/>
    <w:rsid w:val="599E3ADB"/>
    <w:rsid w:val="59E71472"/>
    <w:rsid w:val="5A072800"/>
    <w:rsid w:val="5A717730"/>
    <w:rsid w:val="5AEE08E4"/>
    <w:rsid w:val="5AF5778B"/>
    <w:rsid w:val="5B2E1D3E"/>
    <w:rsid w:val="5B303AE6"/>
    <w:rsid w:val="5B7B5F8C"/>
    <w:rsid w:val="5BCA360B"/>
    <w:rsid w:val="5CBD4BD7"/>
    <w:rsid w:val="5DDE4DC3"/>
    <w:rsid w:val="5FD541FF"/>
    <w:rsid w:val="5FE91807"/>
    <w:rsid w:val="602E0DC2"/>
    <w:rsid w:val="61552C68"/>
    <w:rsid w:val="61723186"/>
    <w:rsid w:val="62221135"/>
    <w:rsid w:val="649E3C9F"/>
    <w:rsid w:val="65422660"/>
    <w:rsid w:val="66116DCF"/>
    <w:rsid w:val="664A4766"/>
    <w:rsid w:val="6716230D"/>
    <w:rsid w:val="67D82F00"/>
    <w:rsid w:val="686A57F4"/>
    <w:rsid w:val="6877395F"/>
    <w:rsid w:val="69035C8F"/>
    <w:rsid w:val="6A0D4404"/>
    <w:rsid w:val="6A5D5102"/>
    <w:rsid w:val="6A6517A9"/>
    <w:rsid w:val="6A800652"/>
    <w:rsid w:val="6A835003"/>
    <w:rsid w:val="6B1316B3"/>
    <w:rsid w:val="6B9106CF"/>
    <w:rsid w:val="6B9A58F8"/>
    <w:rsid w:val="6B9E7877"/>
    <w:rsid w:val="6B9F6288"/>
    <w:rsid w:val="6CB87914"/>
    <w:rsid w:val="6D6E5A65"/>
    <w:rsid w:val="6EB72210"/>
    <w:rsid w:val="6EF278D5"/>
    <w:rsid w:val="6F473F0D"/>
    <w:rsid w:val="6F6443E9"/>
    <w:rsid w:val="6F946904"/>
    <w:rsid w:val="6FA05CB2"/>
    <w:rsid w:val="6FC56E2E"/>
    <w:rsid w:val="71975F6C"/>
    <w:rsid w:val="719D7CB5"/>
    <w:rsid w:val="71B4732B"/>
    <w:rsid w:val="71E82C9B"/>
    <w:rsid w:val="720566B3"/>
    <w:rsid w:val="728E7483"/>
    <w:rsid w:val="72AC7C6E"/>
    <w:rsid w:val="72E54D74"/>
    <w:rsid w:val="736E3270"/>
    <w:rsid w:val="74244FC4"/>
    <w:rsid w:val="74654888"/>
    <w:rsid w:val="74887EF3"/>
    <w:rsid w:val="749E7744"/>
    <w:rsid w:val="74B9554F"/>
    <w:rsid w:val="758177B4"/>
    <w:rsid w:val="7589083B"/>
    <w:rsid w:val="77C031ED"/>
    <w:rsid w:val="77E677D8"/>
    <w:rsid w:val="78225B57"/>
    <w:rsid w:val="7824006C"/>
    <w:rsid w:val="784047BA"/>
    <w:rsid w:val="785261FE"/>
    <w:rsid w:val="78B75B50"/>
    <w:rsid w:val="79CF69D2"/>
    <w:rsid w:val="7AE375FD"/>
    <w:rsid w:val="7B190E1F"/>
    <w:rsid w:val="7B9B0192"/>
    <w:rsid w:val="7BDF725C"/>
    <w:rsid w:val="7C0D3C45"/>
    <w:rsid w:val="7D104A9D"/>
    <w:rsid w:val="7D9D68F7"/>
    <w:rsid w:val="7DAE2D99"/>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spacing w:before="340" w:after="330" w:line="240" w:lineRule="auto"/>
      <w:ind w:firstLine="0" w:firstLineChars="0"/>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240" w:lineRule="auto"/>
      <w:ind w:firstLine="0" w:firstLineChars="0"/>
      <w:outlineLvl w:val="2"/>
    </w:pPr>
    <w:rPr>
      <w:b/>
      <w:sz w:val="32"/>
    </w:rPr>
  </w:style>
  <w:style w:type="paragraph" w:styleId="5">
    <w:name w:val="heading 4"/>
    <w:basedOn w:val="1"/>
    <w:next w:val="1"/>
    <w:link w:val="37"/>
    <w:unhideWhenUsed/>
    <w:qFormat/>
    <w:uiPriority w:val="0"/>
    <w:pPr>
      <w:keepNext/>
      <w:keepLines/>
      <w:spacing w:before="50" w:beforeLines="50" w:line="240" w:lineRule="auto"/>
      <w:ind w:left="0" w:leftChars="0" w:firstLine="0" w:firstLineChars="0"/>
      <w:jc w:val="left"/>
      <w:outlineLvl w:val="3"/>
    </w:pPr>
    <w:rPr>
      <w:rFonts w:ascii="Times New Roman" w:hAnsi="Times New Roman"/>
      <w:b/>
    </w:rPr>
  </w:style>
  <w:style w:type="paragraph" w:styleId="6">
    <w:name w:val="heading 5"/>
    <w:basedOn w:val="1"/>
    <w:next w:val="1"/>
    <w:link w:val="39"/>
    <w:unhideWhenUsed/>
    <w:qFormat/>
    <w:uiPriority w:val="0"/>
    <w:pPr>
      <w:keepNext/>
      <w:keepLines/>
      <w:spacing w:beforeLines="0" w:beforeAutospacing="0" w:afterLines="0" w:afterAutospacing="0" w:line="240" w:lineRule="auto"/>
      <w:ind w:firstLine="0" w:firstLineChars="0"/>
      <w:outlineLvl w:val="9"/>
    </w:p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4">
    <w:name w:val="Default Paragraph Font"/>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8">
    <w:name w:val="table of authorities"/>
    <w:basedOn w:val="1"/>
    <w:next w:val="1"/>
    <w:qFormat/>
    <w:uiPriority w:val="0"/>
    <w:pPr>
      <w:ind w:left="420" w:leftChars="200"/>
    </w:pPr>
  </w:style>
  <w:style w:type="paragraph" w:styleId="9">
    <w:name w:val="Note Heading"/>
    <w:basedOn w:val="1"/>
    <w:next w:val="1"/>
    <w:qFormat/>
    <w:uiPriority w:val="0"/>
    <w:pPr>
      <w:jc w:val="center"/>
    </w:pPr>
  </w:style>
  <w:style w:type="paragraph" w:styleId="10">
    <w:name w:val="caption"/>
    <w:basedOn w:val="1"/>
    <w:next w:val="1"/>
    <w:unhideWhenUsed/>
    <w:qFormat/>
    <w:uiPriority w:val="0"/>
    <w:pPr>
      <w:ind w:firstLine="0" w:firstLineChars="0"/>
      <w:jc w:val="center"/>
    </w:pPr>
    <w:rPr>
      <w:rFonts w:ascii="Arial" w:hAnsi="Arial" w:eastAsia="黑体"/>
      <w:sz w:val="18"/>
    </w:rPr>
  </w:style>
  <w:style w:type="paragraph" w:styleId="11">
    <w:name w:val="toa heading"/>
    <w:basedOn w:val="1"/>
    <w:next w:val="1"/>
    <w:qFormat/>
    <w:uiPriority w:val="0"/>
    <w:pPr>
      <w:spacing w:before="120" w:beforeLines="0" w:beforeAutospacing="0"/>
    </w:pPr>
    <w:rPr>
      <w:rFonts w:ascii="Arial" w:hAnsi="Arial"/>
      <w:sz w:val="24"/>
    </w:rPr>
  </w:style>
  <w:style w:type="paragraph" w:styleId="12">
    <w:name w:val="annotation text"/>
    <w:basedOn w:val="1"/>
    <w:link w:val="31"/>
    <w:qFormat/>
    <w:uiPriority w:val="0"/>
    <w:pPr>
      <w:jc w:val="left"/>
    </w:pPr>
  </w:style>
  <w:style w:type="paragraph" w:styleId="13">
    <w:name w:val="toc 3"/>
    <w:basedOn w:val="1"/>
    <w:next w:val="1"/>
    <w:qFormat/>
    <w:uiPriority w:val="0"/>
    <w:pPr>
      <w:ind w:left="840" w:leftChars="400"/>
    </w:pPr>
    <w:rPr>
      <w:sz w:val="21"/>
    </w:rPr>
  </w:style>
  <w:style w:type="paragraph" w:styleId="14">
    <w:name w:val="Balloon Text"/>
    <w:basedOn w:val="1"/>
    <w:link w:val="33"/>
    <w:qFormat/>
    <w:uiPriority w:val="0"/>
    <w:rPr>
      <w:sz w:val="18"/>
      <w:szCs w:val="18"/>
    </w:rPr>
  </w:style>
  <w:style w:type="paragraph" w:styleId="15">
    <w:name w:val="footer"/>
    <w:basedOn w:val="1"/>
    <w:link w:val="30"/>
    <w:qFormat/>
    <w:uiPriority w:val="0"/>
    <w:pPr>
      <w:tabs>
        <w:tab w:val="center" w:pos="4153"/>
        <w:tab w:val="right" w:pos="8306"/>
      </w:tabs>
      <w:snapToGrid w:val="0"/>
      <w:jc w:val="left"/>
    </w:pPr>
    <w:rPr>
      <w:sz w:val="18"/>
      <w:szCs w:val="18"/>
    </w:rPr>
  </w:style>
  <w:style w:type="paragraph" w:styleId="16">
    <w:name w:val="header"/>
    <w:basedOn w:val="1"/>
    <w:link w:val="29"/>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18">
    <w:name w:val="footnote text"/>
    <w:basedOn w:val="1"/>
    <w:qFormat/>
    <w:uiPriority w:val="0"/>
    <w:pPr>
      <w:snapToGrid w:val="0"/>
      <w:jc w:val="left"/>
    </w:pPr>
    <w:rPr>
      <w:sz w:val="18"/>
    </w:rPr>
  </w:style>
  <w:style w:type="paragraph" w:styleId="19">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0">
    <w:name w:val="Normal (Web)"/>
    <w:basedOn w:val="1"/>
    <w:qFormat/>
    <w:uiPriority w:val="0"/>
    <w:pPr>
      <w:keepNext w:val="0"/>
      <w:keepLines w:val="0"/>
      <w:widowControl w:val="0"/>
      <w:suppressLineNumbers w:val="0"/>
      <w:spacing w:before="0" w:beforeAutospacing="0" w:after="0" w:afterAutospacing="0"/>
      <w:ind w:left="0" w:right="0"/>
      <w:jc w:val="both"/>
    </w:pPr>
    <w:rPr>
      <w:rFonts w:hint="default" w:ascii="Calibri" w:hAnsi="Calibri" w:eastAsia="宋体" w:cs="Times New Roman"/>
      <w:kern w:val="2"/>
      <w:sz w:val="24"/>
      <w:szCs w:val="21"/>
      <w:lang w:val="en-US" w:eastAsia="zh-CN" w:bidi="ar"/>
    </w:rPr>
  </w:style>
  <w:style w:type="paragraph" w:styleId="21">
    <w:name w:val="annotation subject"/>
    <w:basedOn w:val="12"/>
    <w:next w:val="12"/>
    <w:link w:val="32"/>
    <w:qFormat/>
    <w:uiPriority w:val="0"/>
    <w:rPr>
      <w:b/>
      <w:bCs/>
    </w:rPr>
  </w:style>
  <w:style w:type="table" w:styleId="23">
    <w:name w:val="Table Grid"/>
    <w:basedOn w:val="22"/>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0"/>
    <w:rPr>
      <w:rFonts w:ascii="Calibri" w:hAnsi="Calibri" w:eastAsia="宋体"/>
      <w:b/>
      <w:sz w:val="28"/>
    </w:rPr>
  </w:style>
  <w:style w:type="character" w:styleId="26">
    <w:name w:val="annotation reference"/>
    <w:basedOn w:val="24"/>
    <w:qFormat/>
    <w:uiPriority w:val="0"/>
    <w:rPr>
      <w:sz w:val="21"/>
      <w:szCs w:val="21"/>
    </w:rPr>
  </w:style>
  <w:style w:type="character" w:styleId="27">
    <w:name w:val="footnote reference"/>
    <w:basedOn w:val="24"/>
    <w:qFormat/>
    <w:uiPriority w:val="0"/>
    <w:rPr>
      <w:vertAlign w:val="superscript"/>
    </w:rPr>
  </w:style>
  <w:style w:type="paragraph" w:customStyle="1" w:styleId="28">
    <w:name w:val="表单内容"/>
    <w:basedOn w:val="1"/>
    <w:next w:val="1"/>
    <w:qFormat/>
    <w:uiPriority w:val="0"/>
    <w:pPr>
      <w:ind w:firstLine="0" w:firstLineChars="0"/>
      <w:jc w:val="left"/>
    </w:pPr>
    <w:rPr>
      <w:rFonts w:asciiTheme="minorAscii" w:hAnsiTheme="minorAscii"/>
      <w:sz w:val="18"/>
      <w:szCs w:val="22"/>
    </w:rPr>
  </w:style>
  <w:style w:type="character" w:customStyle="1" w:styleId="29">
    <w:name w:val="页眉 字符"/>
    <w:basedOn w:val="24"/>
    <w:link w:val="16"/>
    <w:qFormat/>
    <w:uiPriority w:val="0"/>
    <w:rPr>
      <w:rFonts w:ascii="Calibri" w:hAnsi="Calibri"/>
      <w:kern w:val="2"/>
      <w:sz w:val="18"/>
      <w:szCs w:val="18"/>
    </w:rPr>
  </w:style>
  <w:style w:type="character" w:customStyle="1" w:styleId="30">
    <w:name w:val="页脚 字符"/>
    <w:basedOn w:val="24"/>
    <w:link w:val="15"/>
    <w:qFormat/>
    <w:uiPriority w:val="0"/>
    <w:rPr>
      <w:rFonts w:ascii="Calibri" w:hAnsi="Calibri"/>
      <w:kern w:val="2"/>
      <w:sz w:val="18"/>
      <w:szCs w:val="18"/>
    </w:rPr>
  </w:style>
  <w:style w:type="character" w:customStyle="1" w:styleId="31">
    <w:name w:val="批注文字 字符"/>
    <w:basedOn w:val="24"/>
    <w:link w:val="12"/>
    <w:qFormat/>
    <w:uiPriority w:val="0"/>
    <w:rPr>
      <w:rFonts w:ascii="Calibri" w:hAnsi="Calibri"/>
      <w:kern w:val="2"/>
      <w:sz w:val="21"/>
      <w:szCs w:val="21"/>
    </w:rPr>
  </w:style>
  <w:style w:type="character" w:customStyle="1" w:styleId="32">
    <w:name w:val="批注主题 字符"/>
    <w:basedOn w:val="31"/>
    <w:link w:val="21"/>
    <w:qFormat/>
    <w:uiPriority w:val="0"/>
    <w:rPr>
      <w:rFonts w:ascii="Calibri" w:hAnsi="Calibri"/>
      <w:b/>
      <w:bCs/>
      <w:kern w:val="2"/>
      <w:sz w:val="21"/>
      <w:szCs w:val="21"/>
    </w:rPr>
  </w:style>
  <w:style w:type="character" w:customStyle="1" w:styleId="33">
    <w:name w:val="批注框文本 字符"/>
    <w:basedOn w:val="24"/>
    <w:link w:val="14"/>
    <w:qFormat/>
    <w:uiPriority w:val="0"/>
    <w:rPr>
      <w:rFonts w:ascii="Calibri" w:hAnsi="Calibri"/>
      <w:kern w:val="2"/>
      <w:sz w:val="18"/>
      <w:szCs w:val="18"/>
    </w:rPr>
  </w:style>
  <w:style w:type="paragraph" w:customStyle="1" w:styleId="34">
    <w:name w:val="表单项"/>
    <w:qFormat/>
    <w:uiPriority w:val="0"/>
    <w:rPr>
      <w:rFonts w:ascii="Times New Roman" w:hAnsi="Times New Roman" w:eastAsia="宋体" w:cs="Times New Roman"/>
      <w:sz w:val="21"/>
      <w:lang w:val="en-US" w:eastAsia="zh-CN" w:bidi="ar-SA"/>
    </w:rPr>
  </w:style>
  <w:style w:type="paragraph" w:customStyle="1" w:styleId="35">
    <w:name w:val="图表头"/>
    <w:basedOn w:val="1"/>
    <w:qFormat/>
    <w:uiPriority w:val="0"/>
    <w:pPr>
      <w:ind w:firstLine="0" w:firstLineChars="0"/>
      <w:jc w:val="center"/>
    </w:pPr>
    <w:rPr>
      <w:b/>
      <w:sz w:val="21"/>
    </w:rPr>
  </w:style>
  <w:style w:type="paragraph" w:customStyle="1" w:styleId="36">
    <w:name w:val="参考文献"/>
    <w:basedOn w:val="1"/>
    <w:qFormat/>
    <w:uiPriority w:val="0"/>
    <w:pPr>
      <w:numPr>
        <w:ilvl w:val="0"/>
        <w:numId w:val="1"/>
      </w:numPr>
      <w:jc w:val="left"/>
    </w:pPr>
    <w:rPr>
      <w:rFonts w:hint="eastAsia"/>
      <w:sz w:val="24"/>
    </w:rPr>
  </w:style>
  <w:style w:type="character" w:customStyle="1" w:styleId="37">
    <w:name w:val="标题 4 Char"/>
    <w:link w:val="5"/>
    <w:qFormat/>
    <w:uiPriority w:val="0"/>
    <w:rPr>
      <w:rFonts w:ascii="Times New Roman" w:hAnsi="Times New Roman" w:eastAsia="宋体"/>
      <w:b/>
    </w:rPr>
  </w:style>
  <w:style w:type="paragraph" w:customStyle="1" w:styleId="38">
    <w:name w:val="TBD"/>
    <w:basedOn w:val="1"/>
    <w:next w:val="1"/>
    <w:qFormat/>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 w:type="character" w:customStyle="1" w:styleId="39">
    <w:name w:val="标题 5 Char"/>
    <w:link w:val="6"/>
    <w:qFormat/>
    <w:uiPriority w:val="0"/>
  </w:style>
  <w:style w:type="paragraph" w:customStyle="1" w:styleId="40">
    <w:name w:val="paragraph"/>
    <w:basedOn w:val="1"/>
    <w:qFormat/>
    <w:uiPriority w:val="0"/>
    <w:pPr>
      <w:widowControl/>
      <w:spacing w:before="100" w:beforeAutospacing="1" w:after="100" w:afterAutospacing="1"/>
      <w:jc w:val="left"/>
    </w:pPr>
    <w:rPr>
      <w:rFonts w:ascii="宋体" w:hAnsi="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89</Pages>
  <Words>17022</Words>
  <Characters>22135</Characters>
  <Lines>94</Lines>
  <Paragraphs>26</Paragraphs>
  <TotalTime>122</TotalTime>
  <ScaleCrop>false</ScaleCrop>
  <LinksUpToDate>false</LinksUpToDate>
  <CharactersWithSpaces>22704</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cp:lastPrinted>2023-03-23T12:37:04Z</cp:lastPrinted>
  <dcterms:modified xsi:type="dcterms:W3CDTF">2023-03-23T14:39:52Z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D9D5287E589B457A9F6B8C0A8DC7088D</vt:lpwstr>
  </property>
</Properties>
</file>