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1" w:hRule="atLeast"/>
        </w:trPr>
        <w:tc>
          <w:tcPr>
            <w:tcW w:w="8522" w:type="dxa"/>
            <w:tcBorders>
              <w:top w:val="nil"/>
              <w:left w:val="nil"/>
              <w:bottom w:val="nil"/>
              <w:right w:val="nil"/>
            </w:tcBorders>
            <w:vAlign w:val="top"/>
          </w:tcPr>
          <w:p>
            <w:pPr>
              <w:pStyle w:val="28"/>
              <w:bidi w:val="0"/>
              <w:jc w:val="center"/>
              <w:rPr>
                <w:rFonts w:hint="eastAsia"/>
                <w:b/>
                <w:bCs/>
                <w:sz w:val="84"/>
                <w:szCs w:val="84"/>
                <w:lang w:val="en-US" w:eastAsia="zh-CN"/>
              </w:rPr>
            </w:pPr>
            <w:r>
              <w:rPr>
                <w:rFonts w:hint="eastAsia"/>
                <w:b/>
                <w:bCs/>
                <w:sz w:val="84"/>
                <w:szCs w:val="84"/>
                <w:lang w:val="en-US" w:eastAsia="zh-CN"/>
              </w:rPr>
              <w:t>易生活客户服务系统</w:t>
            </w:r>
          </w:p>
          <w:p>
            <w:pPr>
              <w:pStyle w:val="28"/>
              <w:bidi w:val="0"/>
              <w:jc w:val="center"/>
              <w:rPr>
                <w:rFonts w:hint="eastAsia"/>
                <w:lang w:val="en-US" w:eastAsia="zh-CN"/>
              </w:rPr>
            </w:pPr>
            <w:r>
              <w:rPr>
                <w:rFonts w:hint="eastAsia"/>
                <w:b/>
                <w:bCs/>
                <w:sz w:val="84"/>
                <w:szCs w:val="84"/>
              </w:rPr>
              <w:t>软件需求规格说明书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2" w:hRule="atLeast"/>
        </w:trPr>
        <w:tc>
          <w:tcPr>
            <w:tcW w:w="8522" w:type="dxa"/>
            <w:tcBorders>
              <w:top w:val="nil"/>
              <w:left w:val="nil"/>
              <w:bottom w:val="nil"/>
              <w:right w:val="nil"/>
            </w:tcBorders>
            <w:vAlign w:val="top"/>
          </w:tcPr>
          <w:p>
            <w:pPr>
              <w:pStyle w:val="28"/>
              <w:bidi w:val="0"/>
              <w:jc w:val="center"/>
              <w:rPr>
                <w:rFonts w:hint="default"/>
                <w:b/>
                <w:bCs/>
                <w:sz w:val="44"/>
                <w:szCs w:val="44"/>
                <w:lang w:val="en-US" w:eastAsia="zh-CN"/>
              </w:rPr>
            </w:pPr>
            <w:r>
              <w:rPr>
                <w:rFonts w:hint="eastAsia"/>
                <w:b/>
                <w:bCs/>
                <w:sz w:val="44"/>
                <w:szCs w:val="44"/>
              </w:rPr>
              <w:t>版本</w:t>
            </w:r>
            <w:r>
              <w:rPr>
                <w:rFonts w:hint="default"/>
                <w:b/>
                <w:bCs/>
                <w:sz w:val="44"/>
                <w:szCs w:val="44"/>
                <w:lang w:val="en-US"/>
              </w:rPr>
              <w:t>2.01a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8522" w:type="dxa"/>
            <w:tcBorders>
              <w:top w:val="nil"/>
              <w:left w:val="nil"/>
              <w:bottom w:val="nil"/>
              <w:right w:val="nil"/>
            </w:tcBorders>
            <w:vAlign w:val="top"/>
          </w:tcPr>
          <w:p>
            <w:pPr>
              <w:pStyle w:val="28"/>
              <w:bidi w:val="0"/>
              <w:jc w:val="center"/>
              <w:rPr>
                <w:rFonts w:hint="eastAsia"/>
                <w:b/>
                <w:bCs/>
                <w:sz w:val="44"/>
                <w:szCs w:val="44"/>
                <w:lang w:val="en-US" w:eastAsia="zh-CN"/>
              </w:rPr>
            </w:pPr>
            <w:r>
              <w:rPr>
                <w:rFonts w:hint="eastAsia"/>
                <w:b/>
                <w:bCs/>
                <w:sz w:val="44"/>
                <w:szCs w:val="44"/>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2" w:hRule="atLeast"/>
        </w:trPr>
        <w:tc>
          <w:tcPr>
            <w:tcW w:w="8522" w:type="dxa"/>
            <w:tcBorders>
              <w:top w:val="nil"/>
              <w:left w:val="nil"/>
              <w:bottom w:val="nil"/>
              <w:right w:val="nil"/>
            </w:tcBorders>
            <w:vAlign w:val="top"/>
          </w:tcPr>
          <w:p>
            <w:pPr>
              <w:pStyle w:val="28"/>
              <w:bidi w:val="0"/>
              <w:jc w:val="center"/>
              <w:rPr>
                <w:rFonts w:hint="eastAsia"/>
                <w:b/>
                <w:bCs/>
                <w:sz w:val="44"/>
                <w:szCs w:val="44"/>
                <w:lang w:val="en-US" w:eastAsia="zh-CN"/>
              </w:rPr>
            </w:pPr>
            <w:r>
              <w:rPr>
                <w:rFonts w:hint="eastAsia"/>
                <w:b/>
                <w:bCs/>
                <w:sz w:val="44"/>
                <w:szCs w:val="44"/>
                <w:lang w:val="en-US" w:eastAsia="zh-CN"/>
              </w:rPr>
              <w:t>易生活服务外包有限公司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8522" w:type="dxa"/>
            <w:tcBorders>
              <w:top w:val="nil"/>
              <w:left w:val="nil"/>
              <w:bottom w:val="nil"/>
              <w:right w:val="nil"/>
            </w:tcBorders>
            <w:vAlign w:val="top"/>
          </w:tcPr>
          <w:p>
            <w:pPr>
              <w:pStyle w:val="28"/>
              <w:bidi w:val="0"/>
              <w:jc w:val="center"/>
              <w:rPr>
                <w:rFonts w:hint="eastAsia"/>
                <w:b/>
                <w:bCs/>
                <w:sz w:val="44"/>
                <w:szCs w:val="44"/>
                <w:lang w:val="en-US" w:eastAsia="zh-CN"/>
              </w:rPr>
            </w:pPr>
            <w:r>
              <w:rPr>
                <w:rFonts w:hint="eastAsia"/>
                <w:b/>
                <w:bCs/>
                <w:sz w:val="44"/>
                <w:szCs w:val="44"/>
              </w:rPr>
              <w:t>编写者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7" w:hRule="atLeast"/>
        </w:trPr>
        <w:tc>
          <w:tcPr>
            <w:tcW w:w="8522" w:type="dxa"/>
            <w:tcBorders>
              <w:top w:val="nil"/>
              <w:left w:val="nil"/>
              <w:bottom w:val="nil"/>
              <w:right w:val="nil"/>
            </w:tcBorders>
            <w:vAlign w:val="top"/>
          </w:tcPr>
          <w:p>
            <w:pPr>
              <w:pStyle w:val="28"/>
              <w:bidi w:val="0"/>
              <w:jc w:val="center"/>
              <w:rPr>
                <w:rFonts w:hint="default"/>
                <w:b/>
                <w:bCs/>
                <w:sz w:val="44"/>
                <w:szCs w:val="44"/>
                <w:lang w:val="en-US" w:eastAsia="zh-CN"/>
              </w:rPr>
            </w:pPr>
            <w:r>
              <w:rPr>
                <w:rFonts w:hint="eastAsia"/>
                <w:b/>
                <w:bCs/>
                <w:sz w:val="44"/>
                <w:szCs w:val="44"/>
                <w:lang w:val="en-US" w:eastAsia="zh-CN"/>
              </w:rPr>
              <w:t>姜山 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7" w:hRule="atLeast"/>
        </w:trPr>
        <w:tc>
          <w:tcPr>
            <w:tcW w:w="8522" w:type="dxa"/>
            <w:tcBorders>
              <w:top w:val="nil"/>
              <w:left w:val="nil"/>
              <w:bottom w:val="nil"/>
              <w:right w:val="nil"/>
            </w:tcBorders>
            <w:vAlign w:val="top"/>
          </w:tcPr>
          <w:p>
            <w:pPr>
              <w:pStyle w:val="28"/>
              <w:bidi w:val="0"/>
              <w:jc w:val="center"/>
              <w:rPr>
                <w:rFonts w:hint="eastAsia"/>
                <w:b/>
                <w:bCs/>
                <w:lang w:val="en-US" w:eastAsia="zh-CN"/>
              </w:rPr>
            </w:pPr>
            <w:r>
              <w:rPr>
                <w:rFonts w:hint="eastAsia"/>
                <w:b/>
                <w:bCs/>
                <w:sz w:val="44"/>
                <w:szCs w:val="44"/>
              </w:rPr>
              <w:t>日期：202</w:t>
            </w:r>
            <w:r>
              <w:rPr>
                <w:rFonts w:hint="eastAsia"/>
                <w:b/>
                <w:bCs/>
                <w:sz w:val="44"/>
                <w:szCs w:val="44"/>
                <w:lang w:val="en-US" w:eastAsia="zh-CN"/>
              </w:rPr>
              <w:t>2</w:t>
            </w:r>
            <w:r>
              <w:rPr>
                <w:rFonts w:hint="eastAsia"/>
                <w:b/>
                <w:bCs/>
                <w:sz w:val="44"/>
                <w:szCs w:val="44"/>
              </w:rPr>
              <w:t>年</w:t>
            </w:r>
            <w:r>
              <w:rPr>
                <w:rFonts w:hint="eastAsia"/>
                <w:b/>
                <w:bCs/>
                <w:sz w:val="44"/>
                <w:szCs w:val="44"/>
                <w:lang w:val="en-US" w:eastAsia="zh-CN"/>
              </w:rPr>
              <w:t>9</w:t>
            </w:r>
            <w:r>
              <w:rPr>
                <w:rFonts w:hint="eastAsia"/>
                <w:b/>
                <w:bCs/>
                <w:sz w:val="44"/>
                <w:szCs w:val="44"/>
              </w:rPr>
              <w:t>月</w:t>
            </w:r>
            <w:r>
              <w:rPr>
                <w:rFonts w:hint="eastAsia"/>
                <w:b/>
                <w:bCs/>
                <w:sz w:val="44"/>
                <w:szCs w:val="44"/>
                <w:lang w:val="en-US" w:eastAsia="zh-CN"/>
              </w:rPr>
              <w:t>22</w:t>
            </w:r>
            <w:r>
              <w:rPr>
                <w:rFonts w:hint="eastAsia"/>
                <w:b/>
                <w:bCs/>
                <w:sz w:val="44"/>
                <w:szCs w:val="44"/>
              </w:rPr>
              <w:t>日</w:t>
            </w:r>
          </w:p>
        </w:tc>
      </w:tr>
    </w:tbl>
    <w:p>
      <w:pPr>
        <w:jc w:val="center"/>
        <w:rPr>
          <w:rFonts w:ascii="宋体" w:hAnsi="宋体"/>
          <w:b/>
          <w:bCs/>
          <w:color w:val="000000" w:themeColor="text1"/>
          <w:sz w:val="44"/>
          <w:szCs w:val="44"/>
          <w14:textFill>
            <w14:solidFill>
              <w14:schemeClr w14:val="tx1"/>
            </w14:solidFill>
          </w14:textFill>
        </w:rPr>
      </w:pPr>
    </w:p>
    <w:p>
      <w:pPr>
        <w:ind w:firstLine="0" w:firstLineChars="0"/>
        <w:rPr>
          <w:b/>
          <w:bCs/>
          <w:color w:val="000000" w:themeColor="text1"/>
          <w:sz w:val="36"/>
          <w:szCs w:val="36"/>
          <w14:textFill>
            <w14:solidFill>
              <w14:schemeClr w14:val="tx1"/>
            </w14:solidFill>
          </w14:textFill>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rPr>
          <w:color w:val="000000" w:themeColor="text1"/>
          <w14:textFill>
            <w14:solidFill>
              <w14:schemeClr w14:val="tx1"/>
            </w14:solidFill>
          </w14:textFill>
        </w:rPr>
      </w:pPr>
      <w:bookmarkStart w:id="0" w:name="_Toc6221"/>
      <w:bookmarkStart w:id="1" w:name="_Toc21522"/>
      <w:r>
        <w:rPr>
          <w:rFonts w:hint="eastAsia"/>
          <w:color w:val="000000" w:themeColor="text1"/>
          <w14:textFill>
            <w14:solidFill>
              <w14:schemeClr w14:val="tx1"/>
            </w14:solidFill>
          </w14:textFill>
        </w:rPr>
        <w:t>版本历史</w:t>
      </w:r>
      <w:bookmarkEnd w:id="0"/>
      <w:bookmarkEnd w:id="1"/>
    </w:p>
    <w:p>
      <w:pPr>
        <w:pStyle w:val="35"/>
        <w:ind w:firstLine="420"/>
      </w:pPr>
      <w:r>
        <w:rPr>
          <w:rFonts w:hint="eastAsia"/>
        </w:rPr>
        <w:t>表</w:t>
      </w:r>
      <w:r>
        <w:t>1</w:t>
      </w:r>
      <w:r>
        <w:rPr>
          <w:rFonts w:hint="eastAsia"/>
        </w:rPr>
        <w:t xml:space="preserve"> 版本历史</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689"/>
        <w:gridCol w:w="4776"/>
        <w:gridCol w:w="1069"/>
        <w:gridCol w:w="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日期</w:t>
            </w:r>
          </w:p>
        </w:tc>
        <w:tc>
          <w:tcPr>
            <w:tcW w:w="689" w:type="dxa"/>
            <w:tcBorders>
              <w:top w:val="single" w:color="auto" w:sz="4" w:space="0"/>
              <w:left w:val="nil"/>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版本</w:t>
            </w:r>
          </w:p>
        </w:tc>
        <w:tc>
          <w:tcPr>
            <w:tcW w:w="4776" w:type="dxa"/>
            <w:tcBorders>
              <w:top w:val="single" w:color="auto" w:sz="4" w:space="0"/>
              <w:left w:val="nil"/>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文件名</w:t>
            </w:r>
          </w:p>
        </w:tc>
        <w:tc>
          <w:tcPr>
            <w:tcW w:w="1069" w:type="dxa"/>
            <w:tcBorders>
              <w:top w:val="single" w:color="auto" w:sz="4" w:space="0"/>
              <w:left w:val="nil"/>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文档格式</w:t>
            </w:r>
          </w:p>
        </w:tc>
        <w:tc>
          <w:tcPr>
            <w:tcW w:w="669" w:type="dxa"/>
            <w:tcBorders>
              <w:top w:val="single" w:color="auto" w:sz="4" w:space="0"/>
              <w:left w:val="nil"/>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2022.9.24</w:t>
            </w:r>
          </w:p>
        </w:tc>
        <w:tc>
          <w:tcPr>
            <w:tcW w:w="689" w:type="dxa"/>
            <w:tcBorders>
              <w:top w:val="single" w:color="auto" w:sz="4" w:space="0"/>
              <w:left w:val="nil"/>
              <w:bottom w:val="single" w:color="auto" w:sz="4" w:space="0"/>
              <w:right w:val="single" w:color="auto" w:sz="4" w:space="0"/>
            </w:tcBorders>
          </w:tcPr>
          <w:p>
            <w:pPr>
              <w:pStyle w:val="34"/>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0</w:t>
            </w:r>
            <w:r>
              <w:rPr>
                <w:rFonts w:hint="eastAsia" w:eastAsia="Times New Roman"/>
                <w:color w:val="000000" w:themeColor="text1"/>
                <w14:textFill>
                  <w14:solidFill>
                    <w14:schemeClr w14:val="tx1"/>
                  </w14:solidFill>
                </w14:textFill>
              </w:rPr>
              <w:t>.0</w:t>
            </w:r>
            <w:r>
              <w:rPr>
                <w:rFonts w:hint="default" w:eastAsia="Times New Roman"/>
                <w:color w:val="000000" w:themeColor="text1"/>
                <w:lang w:val="en-US"/>
                <w14:textFill>
                  <w14:solidFill>
                    <w14:schemeClr w14:val="tx1"/>
                  </w14:solidFill>
                </w14:textFill>
              </w:rPr>
              <w:t>1a</w:t>
            </w:r>
          </w:p>
        </w:tc>
        <w:tc>
          <w:tcPr>
            <w:tcW w:w="4776" w:type="dxa"/>
            <w:tcBorders>
              <w:top w:val="single" w:color="auto" w:sz="4" w:space="0"/>
              <w:left w:val="nil"/>
              <w:bottom w:val="single" w:color="auto" w:sz="4" w:space="0"/>
              <w:right w:val="single" w:color="auto" w:sz="4" w:space="0"/>
            </w:tcBorders>
          </w:tcPr>
          <w:p>
            <w:pPr>
              <w:pStyle w:val="34"/>
              <w:widowControl w:val="0"/>
              <w:jc w:val="both"/>
              <w:rPr>
                <w:rFonts w:hint="eastAsia"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软件需求规格说明书.doc</w:t>
            </w:r>
            <w:r>
              <w:rPr>
                <w:rFonts w:hint="eastAsia"/>
                <w:color w:val="000000" w:themeColor="text1"/>
                <w:lang w:val="en-US" w:eastAsia="zh-CN"/>
                <w14:textFill>
                  <w14:solidFill>
                    <w14:schemeClr w14:val="tx1"/>
                  </w14:solidFill>
                </w14:textFill>
              </w:rPr>
              <w:t>x</w:t>
            </w:r>
          </w:p>
        </w:tc>
        <w:tc>
          <w:tcPr>
            <w:tcW w:w="1069" w:type="dxa"/>
            <w:tcBorders>
              <w:top w:val="single" w:color="auto" w:sz="4" w:space="0"/>
              <w:left w:val="nil"/>
              <w:bottom w:val="single" w:color="auto" w:sz="4" w:space="0"/>
              <w:right w:val="single" w:color="auto" w:sz="4" w:space="0"/>
            </w:tcBorders>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4"/>
              <w:widowControl w:val="0"/>
              <w:jc w:val="both"/>
              <w:rPr>
                <w:rFonts w:hint="default"/>
                <w:color w:val="000000" w:themeColor="text1"/>
                <w:lang w:val="en-US" w:eastAsia="zh-CN"/>
                <w14:textFill>
                  <w14:solidFill>
                    <w14:schemeClr w14:val="tx1"/>
                  </w14:solidFill>
                </w14:textFill>
              </w:rPr>
            </w:pPr>
            <w:bookmarkStart w:id="2" w:name="_Toc13024"/>
            <w:r>
              <w:rPr>
                <w:rFonts w:hint="default"/>
                <w:color w:val="000000" w:themeColor="text1"/>
                <w:lang w:val="en-US" w:eastAsia="zh-CN"/>
                <w14:textFill>
                  <w14:solidFill>
                    <w14:schemeClr w14:val="tx1"/>
                  </w14:solidFill>
                </w14:textFill>
              </w:rPr>
              <w:t>2023.2.26</w:t>
            </w:r>
          </w:p>
        </w:tc>
        <w:tc>
          <w:tcPr>
            <w:tcW w:w="689" w:type="dxa"/>
            <w:tcBorders>
              <w:top w:val="single" w:color="auto" w:sz="4" w:space="0"/>
              <w:left w:val="nil"/>
              <w:bottom w:val="single" w:color="auto" w:sz="4" w:space="0"/>
              <w:right w:val="single" w:color="auto" w:sz="4" w:space="0"/>
            </w:tcBorders>
          </w:tcPr>
          <w:p>
            <w:pPr>
              <w:pStyle w:val="34"/>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1.01a</w:t>
            </w:r>
          </w:p>
        </w:tc>
        <w:tc>
          <w:tcPr>
            <w:tcW w:w="4776" w:type="dxa"/>
            <w:tcBorders>
              <w:top w:val="single" w:color="auto" w:sz="4" w:space="0"/>
              <w:left w:val="nil"/>
              <w:bottom w:val="single" w:color="auto" w:sz="4" w:space="0"/>
              <w:right w:val="single" w:color="auto" w:sz="4" w:space="0"/>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易生活客户服务系统需求规格说明书.docx</w:t>
            </w:r>
          </w:p>
        </w:tc>
        <w:tc>
          <w:tcPr>
            <w:tcW w:w="1069" w:type="dxa"/>
            <w:tcBorders>
              <w:top w:val="single" w:color="auto" w:sz="4" w:space="0"/>
              <w:left w:val="nil"/>
              <w:bottom w:val="single" w:color="auto" w:sz="4" w:space="0"/>
              <w:right w:val="single" w:color="auto" w:sz="4" w:space="0"/>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4"/>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4"/>
              <w:widowControl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2023.3.5</w:t>
            </w:r>
          </w:p>
        </w:tc>
        <w:tc>
          <w:tcPr>
            <w:tcW w:w="689" w:type="dxa"/>
            <w:tcBorders>
              <w:top w:val="single" w:color="auto" w:sz="4" w:space="0"/>
              <w:left w:val="nil"/>
              <w:bottom w:val="single" w:color="auto" w:sz="4" w:space="0"/>
              <w:right w:val="single" w:color="auto" w:sz="4" w:space="0"/>
            </w:tcBorders>
            <w:vAlign w:val="top"/>
          </w:tcPr>
          <w:p>
            <w:pPr>
              <w:pStyle w:val="34"/>
              <w:widowControl w:val="0"/>
              <w:jc w:val="both"/>
              <w:rPr>
                <w:rFonts w:hint="default" w:ascii="Times New Roman" w:hAnsi="Times New Roman" w:eastAsia="Times New Roman" w:cs="Times New Roman"/>
                <w:color w:val="000000" w:themeColor="text1"/>
                <w:sz w:val="21"/>
                <w:lang w:val="en-US" w:eastAsia="zh-CN" w:bidi="ar-SA"/>
                <w14:textFill>
                  <w14:solidFill>
                    <w14:schemeClr w14:val="tx1"/>
                  </w14:solidFill>
                </w14:textFill>
              </w:rPr>
            </w:pPr>
            <w:r>
              <w:rPr>
                <w:rFonts w:hint="default" w:eastAsia="Times New Roman"/>
                <w:color w:val="000000" w:themeColor="text1"/>
                <w:lang w:val="en-US"/>
                <w14:textFill>
                  <w14:solidFill>
                    <w14:schemeClr w14:val="tx1"/>
                  </w14:solidFill>
                </w14:textFill>
              </w:rPr>
              <w:t>1.0</w:t>
            </w:r>
            <w:r>
              <w:rPr>
                <w:rFonts w:hint="eastAsia"/>
                <w:color w:val="000000" w:themeColor="text1"/>
                <w:lang w:val="en-US" w:eastAsia="zh-CN"/>
                <w14:textFill>
                  <w14:solidFill>
                    <w14:schemeClr w14:val="tx1"/>
                  </w14:solidFill>
                </w14:textFill>
              </w:rPr>
              <w:t>2</w:t>
            </w:r>
            <w:r>
              <w:rPr>
                <w:rFonts w:hint="default" w:eastAsia="Times New Roman"/>
                <w:color w:val="000000" w:themeColor="text1"/>
                <w:lang w:val="en-US"/>
                <w14:textFill>
                  <w14:solidFill>
                    <w14:schemeClr w14:val="tx1"/>
                  </w14:solidFill>
                </w14:textFill>
              </w:rPr>
              <w:t>a</w:t>
            </w:r>
          </w:p>
        </w:tc>
        <w:tc>
          <w:tcPr>
            <w:tcW w:w="4776" w:type="dxa"/>
            <w:tcBorders>
              <w:top w:val="single" w:color="auto" w:sz="4" w:space="0"/>
              <w:left w:val="nil"/>
              <w:bottom w:val="single" w:color="auto" w:sz="4" w:space="0"/>
              <w:right w:val="single" w:color="auto" w:sz="4" w:space="0"/>
            </w:tcBorders>
            <w:vAlign w:val="top"/>
          </w:tcPr>
          <w:p>
            <w:pPr>
              <w:pStyle w:val="34"/>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SRS_1_02a.docx</w:t>
            </w:r>
          </w:p>
        </w:tc>
        <w:tc>
          <w:tcPr>
            <w:tcW w:w="1069" w:type="dxa"/>
            <w:tcBorders>
              <w:top w:val="single" w:color="auto" w:sz="4" w:space="0"/>
              <w:left w:val="nil"/>
              <w:bottom w:val="single" w:color="auto" w:sz="4" w:space="0"/>
              <w:right w:val="single" w:color="auto" w:sz="4" w:space="0"/>
            </w:tcBorders>
            <w:vAlign w:val="top"/>
          </w:tcPr>
          <w:p>
            <w:pPr>
              <w:pStyle w:val="34"/>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4"/>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4"/>
              <w:widowControl w:val="0"/>
              <w:jc w:val="both"/>
              <w:rPr>
                <w:rFonts w:hint="default"/>
                <w:color w:val="000000" w:themeColor="text1"/>
                <w:lang w:val="en-US" w:eastAsia="zh-CN"/>
                <w14:textFill>
                  <w14:solidFill>
                    <w14:schemeClr w14:val="tx1"/>
                  </w14:solidFill>
                </w14:textFill>
              </w:rPr>
            </w:pPr>
            <w:bookmarkStart w:id="3" w:name="_Toc14601"/>
            <w:r>
              <w:rPr>
                <w:rFonts w:hint="eastAsia"/>
                <w:color w:val="000000" w:themeColor="text1"/>
                <w:lang w:val="en-US" w:eastAsia="zh-CN"/>
                <w14:textFill>
                  <w14:solidFill>
                    <w14:schemeClr w14:val="tx1"/>
                  </w14:solidFill>
                </w14:textFill>
              </w:rPr>
              <w:t>2023.3.11</w:t>
            </w:r>
          </w:p>
        </w:tc>
        <w:tc>
          <w:tcPr>
            <w:tcW w:w="689" w:type="dxa"/>
            <w:tcBorders>
              <w:top w:val="single" w:color="auto" w:sz="4" w:space="0"/>
              <w:left w:val="nil"/>
              <w:bottom w:val="single" w:color="auto" w:sz="4" w:space="0"/>
              <w:right w:val="single" w:color="auto" w:sz="4" w:space="0"/>
            </w:tcBorders>
            <w:vAlign w:val="top"/>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1.03a</w:t>
            </w:r>
          </w:p>
        </w:tc>
        <w:tc>
          <w:tcPr>
            <w:tcW w:w="4776" w:type="dxa"/>
            <w:tcBorders>
              <w:top w:val="single" w:color="auto" w:sz="4" w:space="0"/>
              <w:left w:val="nil"/>
              <w:bottom w:val="single" w:color="auto" w:sz="4" w:space="0"/>
              <w:right w:val="single" w:color="auto" w:sz="4" w:space="0"/>
            </w:tcBorders>
            <w:vAlign w:val="top"/>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SRS_1_03a.docx</w:t>
            </w:r>
          </w:p>
        </w:tc>
        <w:tc>
          <w:tcPr>
            <w:tcW w:w="1069" w:type="dxa"/>
            <w:tcBorders>
              <w:top w:val="single" w:color="auto" w:sz="4" w:space="0"/>
              <w:left w:val="nil"/>
              <w:bottom w:val="single" w:color="auto" w:sz="4" w:space="0"/>
              <w:right w:val="single" w:color="auto" w:sz="4" w:space="0"/>
            </w:tcBorders>
            <w:vAlign w:val="top"/>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4"/>
              <w:widowControl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2023.3.</w:t>
            </w:r>
            <w:r>
              <w:rPr>
                <w:rFonts w:hint="default"/>
                <w:color w:val="000000" w:themeColor="text1"/>
                <w:lang w:val="en-US" w:eastAsia="zh-CN"/>
                <w14:textFill>
                  <w14:solidFill>
                    <w14:schemeClr w14:val="tx1"/>
                  </w14:solidFill>
                </w14:textFill>
              </w:rPr>
              <w:t>24</w:t>
            </w:r>
          </w:p>
        </w:tc>
        <w:tc>
          <w:tcPr>
            <w:tcW w:w="689" w:type="dxa"/>
            <w:tcBorders>
              <w:top w:val="single" w:color="auto" w:sz="4" w:space="0"/>
              <w:left w:val="nil"/>
              <w:bottom w:val="single" w:color="auto" w:sz="4" w:space="0"/>
              <w:right w:val="single" w:color="auto" w:sz="4" w:space="0"/>
            </w:tcBorders>
            <w:vAlign w:val="top"/>
          </w:tcPr>
          <w:p>
            <w:pPr>
              <w:pStyle w:val="34"/>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default"/>
                <w:color w:val="000000" w:themeColor="text1"/>
                <w:lang w:val="en-US" w:eastAsia="zh-CN"/>
                <w14:textFill>
                  <w14:solidFill>
                    <w14:schemeClr w14:val="tx1"/>
                  </w14:solidFill>
                </w14:textFill>
              </w:rPr>
              <w:t>2</w:t>
            </w:r>
            <w:r>
              <w:rPr>
                <w:rFonts w:hint="eastAsia"/>
                <w:color w:val="000000" w:themeColor="text1"/>
                <w:lang w:val="en-US" w:eastAsia="zh-CN"/>
                <w14:textFill>
                  <w14:solidFill>
                    <w14:schemeClr w14:val="tx1"/>
                  </w14:solidFill>
                </w14:textFill>
              </w:rPr>
              <w:t>.0</w:t>
            </w:r>
            <w:r>
              <w:rPr>
                <w:rFonts w:hint="default"/>
                <w:color w:val="000000" w:themeColor="text1"/>
                <w:lang w:val="en-US" w:eastAsia="zh-CN"/>
                <w14:textFill>
                  <w14:solidFill>
                    <w14:schemeClr w14:val="tx1"/>
                  </w14:solidFill>
                </w14:textFill>
              </w:rPr>
              <w:t>1</w:t>
            </w:r>
            <w:r>
              <w:rPr>
                <w:rFonts w:hint="eastAsia"/>
                <w:color w:val="000000" w:themeColor="text1"/>
                <w:lang w:val="en-US" w:eastAsia="zh-CN"/>
                <w14:textFill>
                  <w14:solidFill>
                    <w14:schemeClr w14:val="tx1"/>
                  </w14:solidFill>
                </w14:textFill>
              </w:rPr>
              <w:t>a</w:t>
            </w:r>
          </w:p>
        </w:tc>
        <w:tc>
          <w:tcPr>
            <w:tcW w:w="4776" w:type="dxa"/>
            <w:tcBorders>
              <w:top w:val="single" w:color="auto" w:sz="4" w:space="0"/>
              <w:left w:val="nil"/>
              <w:bottom w:val="single" w:color="auto" w:sz="4" w:space="0"/>
              <w:right w:val="single" w:color="auto" w:sz="4" w:space="0"/>
            </w:tcBorders>
            <w:vAlign w:val="top"/>
          </w:tcPr>
          <w:p>
            <w:pPr>
              <w:pStyle w:val="34"/>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SRS_</w:t>
            </w:r>
            <w:r>
              <w:rPr>
                <w:rFonts w:hint="default"/>
                <w:color w:val="000000" w:themeColor="text1"/>
                <w:lang w:val="en-US" w:eastAsia="zh-CN"/>
                <w14:textFill>
                  <w14:solidFill>
                    <w14:schemeClr w14:val="tx1"/>
                  </w14:solidFill>
                </w14:textFill>
              </w:rPr>
              <w:t>2</w:t>
            </w:r>
            <w:r>
              <w:rPr>
                <w:rFonts w:hint="eastAsia"/>
                <w:color w:val="000000" w:themeColor="text1"/>
                <w:lang w:val="en-US" w:eastAsia="zh-CN"/>
                <w14:textFill>
                  <w14:solidFill>
                    <w14:schemeClr w14:val="tx1"/>
                  </w14:solidFill>
                </w14:textFill>
              </w:rPr>
              <w:t>_0</w:t>
            </w:r>
            <w:r>
              <w:rPr>
                <w:rFonts w:hint="default"/>
                <w:color w:val="000000" w:themeColor="text1"/>
                <w:lang w:val="en-US" w:eastAsia="zh-CN"/>
                <w14:textFill>
                  <w14:solidFill>
                    <w14:schemeClr w14:val="tx1"/>
                  </w14:solidFill>
                </w14:textFill>
              </w:rPr>
              <w:t>1</w:t>
            </w:r>
            <w:r>
              <w:rPr>
                <w:rFonts w:hint="eastAsia"/>
                <w:color w:val="000000" w:themeColor="text1"/>
                <w:lang w:val="en-US" w:eastAsia="zh-CN"/>
                <w14:textFill>
                  <w14:solidFill>
                    <w14:schemeClr w14:val="tx1"/>
                  </w14:solidFill>
                </w14:textFill>
              </w:rPr>
              <w:t>a.docx</w:t>
            </w:r>
          </w:p>
        </w:tc>
        <w:tc>
          <w:tcPr>
            <w:tcW w:w="1069" w:type="dxa"/>
            <w:tcBorders>
              <w:top w:val="single" w:color="auto" w:sz="4" w:space="0"/>
              <w:left w:val="nil"/>
              <w:bottom w:val="single" w:color="auto" w:sz="4" w:space="0"/>
              <w:right w:val="single" w:color="auto" w:sz="4" w:space="0"/>
            </w:tcBorders>
            <w:vAlign w:val="top"/>
          </w:tcPr>
          <w:p>
            <w:pPr>
              <w:pStyle w:val="34"/>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4"/>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bl>
    <w:p>
      <w:pPr>
        <w:pStyle w:val="2"/>
        <w:rPr>
          <w:color w:val="000000" w:themeColor="text1"/>
          <w14:textFill>
            <w14:solidFill>
              <w14:schemeClr w14:val="tx1"/>
            </w14:solidFill>
          </w14:textFill>
        </w:rPr>
      </w:pPr>
      <w:r>
        <w:rPr>
          <w:rFonts w:hint="eastAsia"/>
          <w:color w:val="000000" w:themeColor="text1"/>
          <w14:textFill>
            <w14:solidFill>
              <w14:schemeClr w14:val="tx1"/>
            </w14:solidFill>
          </w14:textFill>
        </w:rPr>
        <w:t>更改列表</w:t>
      </w:r>
      <w:bookmarkEnd w:id="2"/>
      <w:bookmarkEnd w:id="3"/>
    </w:p>
    <w:p>
      <w:pPr>
        <w:pStyle w:val="35"/>
        <w:ind w:firstLine="420"/>
      </w:pPr>
      <w:r>
        <w:rPr>
          <w:rFonts w:hint="eastAsia"/>
        </w:rPr>
        <w:t>表</w:t>
      </w:r>
      <w:r>
        <w:t>2</w:t>
      </w:r>
      <w:r>
        <w:rPr>
          <w:rFonts w:hint="eastAsia"/>
        </w:rPr>
        <w:t xml:space="preserve"> 更改列表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3"/>
        <w:gridCol w:w="7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序号</w:t>
            </w:r>
          </w:p>
        </w:tc>
        <w:tc>
          <w:tcPr>
            <w:tcW w:w="7769" w:type="dxa"/>
            <w:tcBorders>
              <w:top w:val="single" w:color="auto" w:sz="4" w:space="0"/>
              <w:left w:val="nil"/>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4"/>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w:t>
            </w:r>
          </w:p>
        </w:tc>
        <w:tc>
          <w:tcPr>
            <w:tcW w:w="7769" w:type="dxa"/>
            <w:tcBorders>
              <w:top w:val="single" w:color="auto" w:sz="4" w:space="0"/>
              <w:left w:val="nil"/>
              <w:bottom w:val="single" w:color="auto" w:sz="4" w:space="0"/>
              <w:right w:val="single" w:color="auto" w:sz="4" w:space="0"/>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修改几个定义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4"/>
              <w:widowControl w:val="0"/>
              <w:jc w:val="both"/>
              <w:rPr>
                <w:rFonts w:hint="default"/>
                <w:color w:val="000000" w:themeColor="text1"/>
                <w:lang w:val="en-US" w:eastAsia="zh-CN"/>
                <w14:textFill>
                  <w14:solidFill>
                    <w14:schemeClr w14:val="tx1"/>
                  </w14:solidFill>
                </w14:textFill>
              </w:rPr>
            </w:pPr>
            <w:bookmarkStart w:id="4" w:name="_Toc21623"/>
            <w:r>
              <w:rPr>
                <w:rFonts w:hint="eastAsia"/>
                <w:color w:val="000000" w:themeColor="text1"/>
                <w:lang w:val="en-US" w:eastAsia="zh-CN"/>
                <w14:textFill>
                  <w14:solidFill>
                    <w14:schemeClr w14:val="tx1"/>
                  </w14:solidFill>
                </w14:textFill>
              </w:rPr>
              <w:t>2</w:t>
            </w:r>
          </w:p>
        </w:tc>
        <w:tc>
          <w:tcPr>
            <w:tcW w:w="7769" w:type="dxa"/>
            <w:tcBorders>
              <w:top w:val="single" w:color="auto" w:sz="4" w:space="0"/>
              <w:left w:val="nil"/>
              <w:bottom w:val="single" w:color="auto" w:sz="4" w:space="0"/>
              <w:right w:val="single" w:color="auto" w:sz="4" w:space="0"/>
            </w:tcBorders>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添加几个名词定义，增加故事叙述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w:t>
            </w:r>
          </w:p>
        </w:tc>
        <w:tc>
          <w:tcPr>
            <w:tcW w:w="7769" w:type="dxa"/>
            <w:tcBorders>
              <w:top w:val="single" w:color="auto" w:sz="4" w:space="0"/>
              <w:left w:val="nil"/>
              <w:bottom w:val="single" w:color="auto" w:sz="4" w:space="0"/>
              <w:right w:val="single" w:color="auto" w:sz="4" w:space="0"/>
            </w:tcBorders>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新增两个功能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4"/>
              <w:widowControl w:val="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w:t>
            </w:r>
          </w:p>
        </w:tc>
        <w:tc>
          <w:tcPr>
            <w:tcW w:w="7769" w:type="dxa"/>
            <w:tcBorders>
              <w:top w:val="single" w:color="auto" w:sz="4" w:space="0"/>
              <w:left w:val="nil"/>
              <w:bottom w:val="single" w:color="auto" w:sz="4" w:space="0"/>
              <w:right w:val="single" w:color="auto" w:sz="4" w:space="0"/>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修正几个错误表述的名词</w:t>
            </w:r>
          </w:p>
        </w:tc>
      </w:tr>
    </w:tbl>
    <w:p>
      <w:pPr>
        <w:pStyle w:val="17"/>
        <w:tabs>
          <w:tab w:val="right" w:leader="dot" w:pos="8306"/>
        </w:tabs>
        <w:ind w:firstLine="420"/>
        <w:rPr>
          <w:rFonts w:hint="default"/>
          <w:color w:val="000000" w:themeColor="text1"/>
          <w:lang w:val="en-US"/>
          <w14:textFill>
            <w14:solidFill>
              <w14:schemeClr w14:val="tx1"/>
            </w14:solidFill>
          </w14:textFill>
        </w:rPr>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start="0"/>
          <w:cols w:space="425" w:num="1"/>
          <w:docGrid w:type="lines" w:linePitch="312" w:charSpace="0"/>
        </w:sectPr>
      </w:pPr>
    </w:p>
    <w:p>
      <w:pPr>
        <w:ind w:firstLine="560"/>
        <w:jc w:val="center"/>
      </w:pPr>
      <w:r>
        <w:rPr>
          <w:rFonts w:hint="eastAsia"/>
        </w:rPr>
        <w:t>目录</w:t>
      </w:r>
    </w:p>
    <w:p>
      <w:pPr>
        <w:pStyle w:val="17"/>
        <w:tabs>
          <w:tab w:val="right" w:leader="dot" w:pos="8306"/>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"1-3"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_Toc21522 </w:instrText>
      </w:r>
      <w:r>
        <w:fldChar w:fldCharType="separate"/>
      </w:r>
      <w:r>
        <w:rPr>
          <w:rFonts w:hint="eastAsia"/>
        </w:rPr>
        <w:t>版本历史</w:t>
      </w:r>
      <w:r>
        <w:tab/>
      </w:r>
      <w:r>
        <w:fldChar w:fldCharType="begin"/>
      </w:r>
      <w:r>
        <w:instrText xml:space="preserve"> PAGEREF _Toc21522 \h </w:instrText>
      </w:r>
      <w:r>
        <w:fldChar w:fldCharType="separate"/>
      </w:r>
      <w:r>
        <w:t>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_Toc14601 </w:instrText>
      </w:r>
      <w:r>
        <w:fldChar w:fldCharType="separate"/>
      </w:r>
      <w:r>
        <w:rPr>
          <w:rFonts w:hint="eastAsia"/>
        </w:rPr>
        <w:t>更改列表</w:t>
      </w:r>
      <w:r>
        <w:tab/>
      </w:r>
      <w:r>
        <w:fldChar w:fldCharType="begin"/>
      </w:r>
      <w:r>
        <w:instrText xml:space="preserve"> PAGEREF _Toc14601 \h </w:instrText>
      </w:r>
      <w:r>
        <w:fldChar w:fldCharType="separate"/>
      </w:r>
      <w:r>
        <w:t>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_Toc27468 </w:instrText>
      </w:r>
      <w:r>
        <w:fldChar w:fldCharType="separate"/>
      </w:r>
      <w:r>
        <w:rPr>
          <w:rFonts w:hint="default" w:ascii="宋体" w:hAnsi="宋体" w:eastAsia="宋体" w:cs="宋体"/>
        </w:rPr>
        <w:t xml:space="preserve">1. </w:t>
      </w:r>
      <w:r>
        <w:rPr>
          <w:rFonts w:hint="eastAsia"/>
        </w:rPr>
        <w:t>前言</w:t>
      </w:r>
      <w:r>
        <w:tab/>
      </w:r>
      <w:r>
        <w:fldChar w:fldCharType="begin"/>
      </w:r>
      <w:r>
        <w:instrText xml:space="preserve"> PAGEREF _Toc27468 \h </w:instrText>
      </w:r>
      <w:r>
        <w:fldChar w:fldCharType="separate"/>
      </w:r>
      <w:r>
        <w:t>1</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_Toc16060 </w:instrText>
      </w:r>
      <w:r>
        <w:fldChar w:fldCharType="separate"/>
      </w:r>
      <w:r>
        <w:rPr>
          <w:rFonts w:hint="default"/>
        </w:rPr>
        <w:t xml:space="preserve">1.1. </w:t>
      </w:r>
      <w:r>
        <w:rPr>
          <w:rFonts w:hint="eastAsia"/>
        </w:rPr>
        <w:t>目的</w:t>
      </w:r>
      <w:r>
        <w:tab/>
      </w:r>
      <w:r>
        <w:fldChar w:fldCharType="begin"/>
      </w:r>
      <w:r>
        <w:instrText xml:space="preserve"> PAGEREF _Toc16060 \h </w:instrText>
      </w:r>
      <w:r>
        <w:fldChar w:fldCharType="separate"/>
      </w:r>
      <w:r>
        <w:t>1</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_Toc7344 </w:instrText>
      </w:r>
      <w:r>
        <w:fldChar w:fldCharType="separate"/>
      </w:r>
      <w:r>
        <w:rPr>
          <w:rFonts w:hint="default"/>
        </w:rPr>
        <w:t xml:space="preserve">1.2. </w:t>
      </w:r>
      <w:r>
        <w:rPr>
          <w:rFonts w:hint="eastAsia"/>
        </w:rPr>
        <w:t>范围</w:t>
      </w:r>
      <w:r>
        <w:tab/>
      </w:r>
      <w:r>
        <w:fldChar w:fldCharType="begin"/>
      </w:r>
      <w:r>
        <w:instrText xml:space="preserve"> PAGEREF _Toc7344 \h </w:instrText>
      </w:r>
      <w:r>
        <w:fldChar w:fldCharType="separate"/>
      </w:r>
      <w:r>
        <w:t>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_Toc30005 </w:instrText>
      </w:r>
      <w:r>
        <w:fldChar w:fldCharType="separate"/>
      </w:r>
      <w:r>
        <w:rPr>
          <w:rFonts w:hint="default"/>
          <w:lang w:val="en-US" w:eastAsia="zh-CN"/>
        </w:rPr>
        <w:t xml:space="preserve">1.2.1. </w:t>
      </w:r>
      <w:r>
        <w:rPr>
          <w:rFonts w:hint="eastAsia"/>
          <w:lang w:val="en-US" w:eastAsia="zh-CN"/>
        </w:rPr>
        <w:t>系统名称</w:t>
      </w:r>
      <w:r>
        <w:tab/>
      </w:r>
      <w:r>
        <w:fldChar w:fldCharType="begin"/>
      </w:r>
      <w:r>
        <w:instrText xml:space="preserve"> PAGEREF _Toc30005 \h </w:instrText>
      </w:r>
      <w:r>
        <w:fldChar w:fldCharType="separate"/>
      </w:r>
      <w:r>
        <w:t>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_Toc25332 </w:instrText>
      </w:r>
      <w:r>
        <w:fldChar w:fldCharType="separate"/>
      </w:r>
      <w:r>
        <w:rPr>
          <w:rFonts w:hint="default"/>
        </w:rPr>
        <w:t xml:space="preserve">1.2.2. </w:t>
      </w:r>
      <w:r>
        <w:rPr>
          <w:rFonts w:hint="eastAsia"/>
          <w:lang w:val="en-US" w:eastAsia="zh-CN"/>
        </w:rPr>
        <w:t>功能描述</w:t>
      </w:r>
      <w:r>
        <w:tab/>
      </w:r>
      <w:r>
        <w:fldChar w:fldCharType="begin"/>
      </w:r>
      <w:r>
        <w:instrText xml:space="preserve"> PAGEREF _Toc25332 \h </w:instrText>
      </w:r>
      <w:r>
        <w:fldChar w:fldCharType="separate"/>
      </w:r>
      <w:r>
        <w:t>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_Toc2174 </w:instrText>
      </w:r>
      <w:r>
        <w:fldChar w:fldCharType="separate"/>
      </w:r>
      <w:r>
        <w:rPr>
          <w:rFonts w:hint="default"/>
        </w:rPr>
        <w:t xml:space="preserve">1.2.3. </w:t>
      </w:r>
      <w:r>
        <w:rPr>
          <w:rFonts w:hint="eastAsia"/>
          <w:lang w:val="en-US" w:eastAsia="zh-CN"/>
        </w:rPr>
        <w:t>目标</w:t>
      </w:r>
      <w:r>
        <w:tab/>
      </w:r>
      <w:r>
        <w:fldChar w:fldCharType="begin"/>
      </w:r>
      <w:r>
        <w:instrText xml:space="preserve"> PAGEREF _Toc2174 \h </w:instrText>
      </w:r>
      <w:r>
        <w:fldChar w:fldCharType="separate"/>
      </w:r>
      <w:r>
        <w:t>3</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_Toc3449 </w:instrText>
      </w:r>
      <w:r>
        <w:fldChar w:fldCharType="separate"/>
      </w:r>
      <w:r>
        <w:rPr>
          <w:rFonts w:hint="default"/>
        </w:rPr>
        <w:t xml:space="preserve">1.3. </w:t>
      </w:r>
      <w:r>
        <w:rPr>
          <w:rFonts w:hint="eastAsia"/>
        </w:rPr>
        <w:t>定义、缩写词</w:t>
      </w:r>
      <w:r>
        <w:tab/>
      </w:r>
      <w:r>
        <w:fldChar w:fldCharType="begin"/>
      </w:r>
      <w:r>
        <w:instrText xml:space="preserve"> PAGEREF _Toc3449 \h </w:instrText>
      </w:r>
      <w:r>
        <w:fldChar w:fldCharType="separate"/>
      </w:r>
      <w:r>
        <w:t>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_Toc6127 </w:instrText>
      </w:r>
      <w:r>
        <w:fldChar w:fldCharType="separate"/>
      </w:r>
      <w:r>
        <w:rPr>
          <w:rFonts w:hint="default"/>
          <w:lang w:val="en-US" w:eastAsia="zh-CN"/>
        </w:rPr>
        <w:t xml:space="preserve">1.3.1. </w:t>
      </w:r>
      <w:r>
        <w:rPr>
          <w:rFonts w:hint="eastAsia"/>
          <w:lang w:val="en-US" w:eastAsia="zh-CN"/>
        </w:rPr>
        <w:t>缩写词</w:t>
      </w:r>
      <w:r>
        <w:tab/>
      </w:r>
      <w:r>
        <w:fldChar w:fldCharType="begin"/>
      </w:r>
      <w:r>
        <w:instrText xml:space="preserve"> PAGEREF _Toc6127 \h </w:instrText>
      </w:r>
      <w:r>
        <w:fldChar w:fldCharType="separate"/>
      </w:r>
      <w:r>
        <w:t>4</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_Toc32204 </w:instrText>
      </w:r>
      <w:r>
        <w:fldChar w:fldCharType="separate"/>
      </w:r>
      <w:r>
        <w:rPr>
          <w:rFonts w:hint="default"/>
          <w:lang w:val="en-US" w:eastAsia="zh-CN"/>
        </w:rPr>
        <w:t xml:space="preserve">1.3.2. </w:t>
      </w:r>
      <w:r>
        <w:rPr>
          <w:rFonts w:hint="eastAsia"/>
          <w:lang w:val="en-US" w:eastAsia="zh-CN"/>
        </w:rPr>
        <w:t>名词定义</w:t>
      </w:r>
      <w:r>
        <w:tab/>
      </w:r>
      <w:r>
        <w:fldChar w:fldCharType="begin"/>
      </w:r>
      <w:r>
        <w:instrText xml:space="preserve"> PAGEREF _Toc32204 \h </w:instrText>
      </w:r>
      <w:r>
        <w:fldChar w:fldCharType="separate"/>
      </w:r>
      <w:r>
        <w:t>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_Toc2088 </w:instrText>
      </w:r>
      <w:r>
        <w:fldChar w:fldCharType="separate"/>
      </w:r>
      <w:r>
        <w:rPr>
          <w:rFonts w:hint="default"/>
        </w:rPr>
        <w:t xml:space="preserve">1.4. </w:t>
      </w:r>
      <w:r>
        <w:rPr>
          <w:rFonts w:hint="eastAsia"/>
        </w:rPr>
        <w:t>参考文献</w:t>
      </w:r>
      <w:r>
        <w:tab/>
      </w:r>
      <w:r>
        <w:fldChar w:fldCharType="begin"/>
      </w:r>
      <w:r>
        <w:instrText xml:space="preserve"> PAGEREF _Toc2088 \h </w:instrText>
      </w:r>
      <w:r>
        <w:fldChar w:fldCharType="separate"/>
      </w:r>
      <w:r>
        <w:t>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_Toc4654 </w:instrText>
      </w:r>
      <w:r>
        <w:fldChar w:fldCharType="separate"/>
      </w:r>
      <w:r>
        <w:rPr>
          <w:rFonts w:hint="default"/>
        </w:rPr>
        <w:t xml:space="preserve">1.5. </w:t>
      </w:r>
      <w:r>
        <w:rPr>
          <w:rFonts w:hint="eastAsia"/>
        </w:rPr>
        <w:t>文档结构</w:t>
      </w:r>
      <w:r>
        <w:tab/>
      </w:r>
      <w:r>
        <w:fldChar w:fldCharType="begin"/>
      </w:r>
      <w:r>
        <w:instrText xml:space="preserve"> PAGEREF _Toc4654 \h </w:instrText>
      </w:r>
      <w:r>
        <w:fldChar w:fldCharType="separate"/>
      </w:r>
      <w:r>
        <w:t>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_Toc8706 </w:instrText>
      </w:r>
      <w:r>
        <w:fldChar w:fldCharType="separate"/>
      </w:r>
      <w:r>
        <w:rPr>
          <w:rFonts w:hint="default"/>
        </w:rPr>
        <w:t xml:space="preserve">1.6. </w:t>
      </w:r>
      <w:r>
        <w:rPr>
          <w:rFonts w:hint="eastAsia"/>
        </w:rPr>
        <w:t>人员分工</w:t>
      </w:r>
      <w:r>
        <w:tab/>
      </w:r>
      <w:r>
        <w:fldChar w:fldCharType="begin"/>
      </w:r>
      <w:r>
        <w:instrText xml:space="preserve"> PAGEREF _Toc8706 \h </w:instrText>
      </w:r>
      <w:r>
        <w:fldChar w:fldCharType="separate"/>
      </w:r>
      <w:r>
        <w:t>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_Toc11587 </w:instrText>
      </w:r>
      <w:r>
        <w:fldChar w:fldCharType="separate"/>
      </w:r>
      <w:r>
        <w:rPr>
          <w:rFonts w:hint="default" w:ascii="宋体" w:hAnsi="宋体" w:eastAsia="宋体" w:cs="宋体"/>
        </w:rPr>
        <w:t xml:space="preserve">2. </w:t>
      </w:r>
      <w:r>
        <w:rPr>
          <w:rFonts w:hint="eastAsia"/>
        </w:rPr>
        <w:t>总体描述</w:t>
      </w:r>
      <w:r>
        <w:tab/>
      </w:r>
      <w:r>
        <w:fldChar w:fldCharType="begin"/>
      </w:r>
      <w:r>
        <w:instrText xml:space="preserve"> PAGEREF _Toc11587 \h </w:instrText>
      </w:r>
      <w:r>
        <w:fldChar w:fldCharType="separate"/>
      </w:r>
      <w:r>
        <w:t>9</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_Toc19960 </w:instrText>
      </w:r>
      <w:r>
        <w:fldChar w:fldCharType="separate"/>
      </w:r>
      <w:r>
        <w:rPr>
          <w:rFonts w:hint="default" w:ascii="宋体" w:hAnsi="宋体" w:eastAsia="宋体" w:cs="宋体"/>
          <w:lang w:val="en-US" w:eastAsia="zh-CN"/>
        </w:rPr>
        <w:t xml:space="preserve">2.1. </w:t>
      </w:r>
      <w:r>
        <w:rPr>
          <w:rFonts w:hint="eastAsia"/>
        </w:rPr>
        <w:t>产品概述</w:t>
      </w:r>
      <w:r>
        <w:tab/>
      </w:r>
      <w:r>
        <w:fldChar w:fldCharType="begin"/>
      </w:r>
      <w:r>
        <w:instrText xml:space="preserve"> PAGEREF _Toc19960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_Toc3166 </w:instrText>
      </w:r>
      <w:r>
        <w:fldChar w:fldCharType="separate"/>
      </w:r>
      <w:r>
        <w:rPr>
          <w:rFonts w:hint="default" w:ascii="宋体" w:hAnsi="宋体" w:eastAsia="宋体" w:cs="宋体"/>
        </w:rPr>
        <w:t xml:space="preserve">2.1.1. </w:t>
      </w:r>
      <w:r>
        <w:rPr>
          <w:rFonts w:hint="eastAsia"/>
        </w:rPr>
        <w:t>系统接口</w:t>
      </w:r>
      <w:r>
        <w:tab/>
      </w:r>
      <w:r>
        <w:fldChar w:fldCharType="begin"/>
      </w:r>
      <w:r>
        <w:instrText xml:space="preserve"> PAGEREF _Toc3166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_Toc30672 </w:instrText>
      </w:r>
      <w:r>
        <w:fldChar w:fldCharType="separate"/>
      </w:r>
      <w:r>
        <w:rPr>
          <w:rFonts w:hint="default" w:ascii="宋体" w:hAnsi="宋体" w:eastAsia="宋体" w:cs="宋体"/>
        </w:rPr>
        <w:t xml:space="preserve">2.1.2. </w:t>
      </w:r>
      <w:r>
        <w:rPr>
          <w:rFonts w:hint="eastAsia"/>
        </w:rPr>
        <w:t>用户界面</w:t>
      </w:r>
      <w:r>
        <w:tab/>
      </w:r>
      <w:r>
        <w:fldChar w:fldCharType="begin"/>
      </w:r>
      <w:r>
        <w:instrText xml:space="preserve"> PAGEREF _Toc30672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_Toc26880 </w:instrText>
      </w:r>
      <w:r>
        <w:fldChar w:fldCharType="separate"/>
      </w:r>
      <w:r>
        <w:rPr>
          <w:rFonts w:hint="default" w:ascii="宋体" w:hAnsi="宋体" w:eastAsia="宋体" w:cs="宋体"/>
        </w:rPr>
        <w:t xml:space="preserve">2.1.3. </w:t>
      </w:r>
      <w:r>
        <w:rPr>
          <w:rFonts w:hint="eastAsia"/>
        </w:rPr>
        <w:t>硬件接口</w:t>
      </w:r>
      <w:r>
        <w:tab/>
      </w:r>
      <w:r>
        <w:fldChar w:fldCharType="begin"/>
      </w:r>
      <w:r>
        <w:instrText xml:space="preserve"> PAGEREF _Toc26880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_Toc17546 </w:instrText>
      </w:r>
      <w:r>
        <w:fldChar w:fldCharType="separate"/>
      </w:r>
      <w:r>
        <w:rPr>
          <w:rFonts w:hint="default" w:ascii="宋体" w:hAnsi="宋体" w:eastAsia="宋体" w:cs="宋体"/>
        </w:rPr>
        <w:t xml:space="preserve">2.1.4. </w:t>
      </w:r>
      <w:r>
        <w:rPr>
          <w:rFonts w:hint="eastAsia"/>
        </w:rPr>
        <w:t>软件接口</w:t>
      </w:r>
      <w:r>
        <w:tab/>
      </w:r>
      <w:r>
        <w:fldChar w:fldCharType="begin"/>
      </w:r>
      <w:r>
        <w:instrText xml:space="preserve"> PAGEREF _Toc17546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_Toc1929 </w:instrText>
      </w:r>
      <w:r>
        <w:fldChar w:fldCharType="separate"/>
      </w:r>
      <w:r>
        <w:rPr>
          <w:rFonts w:hint="default" w:ascii="宋体" w:hAnsi="宋体" w:eastAsia="宋体" w:cs="宋体"/>
        </w:rPr>
        <w:t xml:space="preserve">2.1.5. </w:t>
      </w:r>
      <w:r>
        <w:rPr>
          <w:rFonts w:hint="eastAsia"/>
        </w:rPr>
        <w:t>通信接口</w:t>
      </w:r>
      <w:r>
        <w:tab/>
      </w:r>
      <w:r>
        <w:fldChar w:fldCharType="begin"/>
      </w:r>
      <w:r>
        <w:instrText xml:space="preserve"> PAGEREF _Toc1929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_Toc21736 </w:instrText>
      </w:r>
      <w:r>
        <w:fldChar w:fldCharType="separate"/>
      </w:r>
      <w:r>
        <w:rPr>
          <w:rFonts w:hint="default" w:ascii="宋体" w:hAnsi="宋体" w:eastAsia="宋体" w:cs="宋体"/>
        </w:rPr>
        <w:t xml:space="preserve">2.1.6. </w:t>
      </w:r>
      <w:r>
        <w:rPr>
          <w:rFonts w:hint="eastAsia"/>
        </w:rPr>
        <w:t>内存限制</w:t>
      </w:r>
      <w:r>
        <w:tab/>
      </w:r>
      <w:r>
        <w:fldChar w:fldCharType="begin"/>
      </w:r>
      <w:r>
        <w:instrText xml:space="preserve"> PAGEREF _Toc21736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_Toc9254 </w:instrText>
      </w:r>
      <w:r>
        <w:fldChar w:fldCharType="separate"/>
      </w:r>
      <w:r>
        <w:rPr>
          <w:rFonts w:hint="default" w:ascii="宋体" w:hAnsi="宋体" w:eastAsia="宋体" w:cs="宋体"/>
        </w:rPr>
        <w:t xml:space="preserve">2.1.7. </w:t>
      </w:r>
      <w:r>
        <w:rPr>
          <w:rFonts w:hint="eastAsia"/>
        </w:rPr>
        <w:t>操作</w:t>
      </w:r>
      <w:r>
        <w:tab/>
      </w:r>
      <w:r>
        <w:fldChar w:fldCharType="begin"/>
      </w:r>
      <w:r>
        <w:instrText xml:space="preserve"> PAGEREF _Toc9254 \h </w:instrText>
      </w:r>
      <w:r>
        <w:fldChar w:fldCharType="separate"/>
      </w:r>
      <w:r>
        <w:t>10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_Toc24839 </w:instrText>
      </w:r>
      <w:r>
        <w:fldChar w:fldCharType="separate"/>
      </w:r>
      <w:r>
        <w:rPr>
          <w:rFonts w:hint="default" w:ascii="宋体" w:hAnsi="宋体" w:eastAsia="宋体" w:cs="宋体"/>
          <w:lang w:eastAsia="zh-CN"/>
        </w:rPr>
        <w:t xml:space="preserve">2.2. </w:t>
      </w:r>
      <w:r>
        <w:rPr>
          <w:rFonts w:hint="eastAsia"/>
        </w:rPr>
        <w:t>产品功能</w:t>
      </w:r>
      <w:r>
        <w:tab/>
      </w:r>
      <w:r>
        <w:fldChar w:fldCharType="begin"/>
      </w:r>
      <w:r>
        <w:instrText xml:space="preserve"> PAGEREF _Toc24839 \h </w:instrText>
      </w:r>
      <w:r>
        <w:fldChar w:fldCharType="separate"/>
      </w:r>
      <w:r>
        <w:t>11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_Toc30853 </w:instrText>
      </w:r>
      <w:r>
        <w:fldChar w:fldCharType="separate"/>
      </w:r>
      <w:r>
        <w:rPr>
          <w:rFonts w:hint="default" w:ascii="宋体" w:hAnsi="宋体" w:eastAsia="宋体" w:cs="宋体"/>
        </w:rPr>
        <w:t xml:space="preserve">2.2.1. </w:t>
      </w:r>
      <w:r>
        <w:rPr>
          <w:rFonts w:hint="eastAsia"/>
          <w:lang w:val="en-US" w:eastAsia="zh-CN"/>
        </w:rPr>
        <w:t>客户端</w:t>
      </w:r>
      <w:r>
        <w:tab/>
      </w:r>
      <w:r>
        <w:fldChar w:fldCharType="begin"/>
      </w:r>
      <w:r>
        <w:instrText xml:space="preserve"> PAGEREF _Toc30853 \h </w:instrText>
      </w:r>
      <w:r>
        <w:fldChar w:fldCharType="separate"/>
      </w:r>
      <w:r>
        <w:t>11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_Toc7643 </w:instrText>
      </w:r>
      <w:r>
        <w:fldChar w:fldCharType="separate"/>
      </w:r>
      <w:r>
        <w:rPr>
          <w:rFonts w:hint="default" w:ascii="宋体" w:hAnsi="宋体" w:eastAsia="宋体" w:cs="宋体"/>
        </w:rPr>
        <w:t xml:space="preserve">2.2.2. </w:t>
      </w:r>
      <w:r>
        <w:rPr>
          <w:rFonts w:hint="eastAsia"/>
          <w:lang w:val="en-US" w:eastAsia="zh-CN"/>
        </w:rPr>
        <w:t>服务</w:t>
      </w:r>
      <w:r>
        <w:rPr>
          <w:rFonts w:hint="eastAsia"/>
        </w:rPr>
        <w:t>端</w:t>
      </w:r>
      <w:r>
        <w:tab/>
      </w:r>
      <w:r>
        <w:fldChar w:fldCharType="begin"/>
      </w:r>
      <w:r>
        <w:instrText xml:space="preserve"> PAGEREF _Toc7643 \h </w:instrText>
      </w:r>
      <w:r>
        <w:fldChar w:fldCharType="separate"/>
      </w:r>
      <w:r>
        <w:t>14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_Toc10199 </w:instrText>
      </w:r>
      <w:r>
        <w:fldChar w:fldCharType="separate"/>
      </w:r>
      <w:r>
        <w:rPr>
          <w:rFonts w:hint="default" w:ascii="宋体" w:hAnsi="宋体" w:eastAsia="宋体" w:cs="宋体"/>
        </w:rPr>
        <w:t xml:space="preserve">2.3. </w:t>
      </w:r>
      <w:r>
        <w:rPr>
          <w:rFonts w:hint="eastAsia"/>
        </w:rPr>
        <w:t>用户特征</w:t>
      </w:r>
      <w:r>
        <w:tab/>
      </w:r>
      <w:r>
        <w:fldChar w:fldCharType="begin"/>
      </w:r>
      <w:r>
        <w:instrText xml:space="preserve"> PAGEREF _Toc10199 \h </w:instrText>
      </w:r>
      <w:r>
        <w:fldChar w:fldCharType="separate"/>
      </w:r>
      <w:r>
        <w:t>14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_Toc9114 </w:instrText>
      </w:r>
      <w:r>
        <w:fldChar w:fldCharType="separate"/>
      </w:r>
      <w:r>
        <w:rPr>
          <w:rFonts w:hint="default" w:ascii="宋体" w:hAnsi="宋体" w:eastAsia="宋体" w:cs="宋体"/>
        </w:rPr>
        <w:t xml:space="preserve">2.4. </w:t>
      </w:r>
      <w:r>
        <w:rPr>
          <w:rFonts w:hint="eastAsia"/>
        </w:rPr>
        <w:t>约束</w:t>
      </w:r>
      <w:r>
        <w:tab/>
      </w:r>
      <w:r>
        <w:fldChar w:fldCharType="begin"/>
      </w:r>
      <w:r>
        <w:instrText xml:space="preserve"> PAGEREF _Toc9114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_Toc3105 </w:instrText>
      </w:r>
      <w:r>
        <w:fldChar w:fldCharType="separate"/>
      </w:r>
      <w:r>
        <w:rPr>
          <w:rFonts w:hint="default" w:ascii="宋体" w:hAnsi="宋体" w:eastAsia="宋体" w:cs="宋体"/>
        </w:rPr>
        <w:t xml:space="preserve">2.4.1. </w:t>
      </w:r>
      <w:r>
        <w:rPr>
          <w:rFonts w:hint="eastAsia"/>
        </w:rPr>
        <w:t>系统启动</w:t>
      </w:r>
      <w:r>
        <w:tab/>
      </w:r>
      <w:r>
        <w:fldChar w:fldCharType="begin"/>
      </w:r>
      <w:r>
        <w:instrText xml:space="preserve"> PAGEREF _Toc3105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_Toc1100 </w:instrText>
      </w:r>
      <w:r>
        <w:fldChar w:fldCharType="separate"/>
      </w:r>
      <w:r>
        <w:rPr>
          <w:rFonts w:hint="default" w:ascii="宋体" w:hAnsi="宋体" w:eastAsia="宋体" w:cs="宋体"/>
          <w:bCs/>
          <w:kern w:val="0"/>
          <w:szCs w:val="28"/>
        </w:rPr>
        <w:t xml:space="preserve">2.4.2. </w:t>
      </w:r>
      <w:r>
        <w:rPr>
          <w:rFonts w:hint="eastAsia" w:ascii="宋体" w:hAnsi="宋体" w:cs="宋体"/>
          <w:bCs/>
          <w:kern w:val="0"/>
          <w:szCs w:val="28"/>
        </w:rPr>
        <w:t>硬件限制</w:t>
      </w:r>
      <w:r>
        <w:tab/>
      </w:r>
      <w:r>
        <w:fldChar w:fldCharType="begin"/>
      </w:r>
      <w:r>
        <w:instrText xml:space="preserve"> PAGEREF _Toc1100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_Toc30455 </w:instrText>
      </w:r>
      <w:r>
        <w:fldChar w:fldCharType="separate"/>
      </w:r>
      <w:r>
        <w:rPr>
          <w:rFonts w:hint="default" w:ascii="宋体" w:hAnsi="宋体" w:eastAsia="宋体" w:cs="宋体"/>
          <w:bCs/>
          <w:kern w:val="0"/>
          <w:szCs w:val="28"/>
        </w:rPr>
        <w:t xml:space="preserve">2.4.3. </w:t>
      </w:r>
      <w:r>
        <w:rPr>
          <w:rFonts w:hint="eastAsia" w:ascii="宋体" w:hAnsi="宋体" w:cs="宋体"/>
          <w:bCs/>
          <w:kern w:val="0"/>
          <w:szCs w:val="28"/>
        </w:rPr>
        <w:t>与其他软件的接口</w:t>
      </w:r>
      <w:r>
        <w:tab/>
      </w:r>
      <w:r>
        <w:fldChar w:fldCharType="begin"/>
      </w:r>
      <w:r>
        <w:instrText xml:space="preserve"> PAGEREF _Toc30455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_Toc31779 </w:instrText>
      </w:r>
      <w:r>
        <w:fldChar w:fldCharType="separate"/>
      </w:r>
      <w:r>
        <w:rPr>
          <w:rFonts w:hint="default" w:ascii="宋体" w:hAnsi="宋体" w:eastAsia="宋体" w:cs="宋体"/>
          <w:bCs/>
          <w:kern w:val="0"/>
          <w:szCs w:val="28"/>
        </w:rPr>
        <w:t xml:space="preserve">2.4.4. </w:t>
      </w:r>
      <w:r>
        <w:rPr>
          <w:rFonts w:hint="eastAsia" w:ascii="宋体" w:hAnsi="宋体" w:cs="宋体"/>
          <w:bCs/>
          <w:kern w:val="0"/>
          <w:szCs w:val="28"/>
        </w:rPr>
        <w:t>并行操作</w:t>
      </w:r>
      <w:r>
        <w:tab/>
      </w:r>
      <w:r>
        <w:fldChar w:fldCharType="begin"/>
      </w:r>
      <w:r>
        <w:instrText xml:space="preserve"> PAGEREF _Toc31779 \h </w:instrText>
      </w:r>
      <w:r>
        <w:fldChar w:fldCharType="separate"/>
      </w:r>
      <w:r>
        <w:t>15</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_Toc18697 </w:instrText>
      </w:r>
      <w:r>
        <w:fldChar w:fldCharType="separate"/>
      </w:r>
      <w:r>
        <w:rPr>
          <w:rFonts w:hint="default" w:ascii="宋体" w:hAnsi="宋体" w:eastAsia="宋体" w:cs="宋体"/>
        </w:rPr>
        <w:t xml:space="preserve">2.5. </w:t>
      </w:r>
      <w:r>
        <w:rPr>
          <w:rFonts w:hint="eastAsia"/>
        </w:rPr>
        <w:t>假设与依赖</w:t>
      </w:r>
      <w:r>
        <w:tab/>
      </w:r>
      <w:r>
        <w:fldChar w:fldCharType="begin"/>
      </w:r>
      <w:r>
        <w:instrText xml:space="preserve"> PAGEREF _Toc18697 \h </w:instrText>
      </w:r>
      <w:r>
        <w:fldChar w:fldCharType="separate"/>
      </w:r>
      <w:r>
        <w:t>16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_Toc12615 </w:instrText>
      </w:r>
      <w:r>
        <w:fldChar w:fldCharType="separate"/>
      </w:r>
      <w:r>
        <w:rPr>
          <w:rFonts w:hint="default" w:ascii="宋体" w:hAnsi="宋体" w:eastAsia="宋体" w:cs="宋体"/>
        </w:rPr>
        <w:t xml:space="preserve">2.5.2. </w:t>
      </w:r>
      <w:r>
        <w:rPr>
          <w:rFonts w:hint="eastAsia"/>
        </w:rPr>
        <w:t>业务规则</w:t>
      </w:r>
      <w:r>
        <w:tab/>
      </w:r>
      <w:r>
        <w:fldChar w:fldCharType="begin"/>
      </w:r>
      <w:r>
        <w:instrText xml:space="preserve"> PAGEREF _Toc12615 \h </w:instrText>
      </w:r>
      <w:r>
        <w:fldChar w:fldCharType="separate"/>
      </w:r>
      <w:r>
        <w:t>16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_Toc7986 </w:instrText>
      </w:r>
      <w:r>
        <w:fldChar w:fldCharType="separate"/>
      </w:r>
      <w:r>
        <w:rPr>
          <w:rFonts w:hint="default" w:ascii="宋体" w:hAnsi="宋体" w:eastAsia="宋体" w:cs="宋体"/>
        </w:rPr>
        <w:t xml:space="preserve">2.5.3. </w:t>
      </w:r>
      <w:r>
        <w:rPr>
          <w:rFonts w:hint="eastAsia"/>
        </w:rPr>
        <w:t>技术基础</w:t>
      </w:r>
      <w:r>
        <w:tab/>
      </w:r>
      <w:r>
        <w:fldChar w:fldCharType="begin"/>
      </w:r>
      <w:r>
        <w:instrText xml:space="preserve"> PAGEREF _Toc7986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_Toc26416 </w:instrText>
      </w:r>
      <w:r>
        <w:fldChar w:fldCharType="separate"/>
      </w:r>
      <w:r>
        <w:rPr>
          <w:rFonts w:hint="default" w:ascii="宋体" w:hAnsi="宋体" w:eastAsia="宋体" w:cs="宋体"/>
        </w:rPr>
        <w:t xml:space="preserve">2.5.4. </w:t>
      </w:r>
      <w:r>
        <w:rPr>
          <w:rFonts w:hint="eastAsia"/>
          <w:lang w:val="en-US" w:eastAsia="zh-CN"/>
        </w:rPr>
        <w:t>开发人员的</w:t>
      </w:r>
      <w:r>
        <w:rPr>
          <w:rFonts w:hint="eastAsia"/>
        </w:rPr>
        <w:t>个人业务能力</w:t>
      </w:r>
      <w:r>
        <w:tab/>
      </w:r>
      <w:r>
        <w:fldChar w:fldCharType="begin"/>
      </w:r>
      <w:r>
        <w:instrText xml:space="preserve"> PAGEREF _Toc26416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_Toc2281 </w:instrText>
      </w:r>
      <w:r>
        <w:fldChar w:fldCharType="separate"/>
      </w:r>
      <w:r>
        <w:rPr>
          <w:rFonts w:hint="default" w:ascii="宋体" w:hAnsi="宋体" w:eastAsia="宋体" w:cs="宋体"/>
        </w:rPr>
        <w:t xml:space="preserve">2.5.5. </w:t>
      </w:r>
      <w:r>
        <w:rPr>
          <w:rFonts w:hint="eastAsia"/>
        </w:rPr>
        <w:t>工作环境</w:t>
      </w:r>
      <w:r>
        <w:tab/>
      </w:r>
      <w:r>
        <w:fldChar w:fldCharType="begin"/>
      </w:r>
      <w:r>
        <w:instrText xml:space="preserve"> PAGEREF _Toc2281 \h </w:instrText>
      </w:r>
      <w:r>
        <w:fldChar w:fldCharType="separate"/>
      </w:r>
      <w:r>
        <w:t>17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_Toc27092 </w:instrText>
      </w:r>
      <w:r>
        <w:fldChar w:fldCharType="separate"/>
      </w:r>
      <w:r>
        <w:rPr>
          <w:rFonts w:hint="default"/>
        </w:rPr>
        <w:t xml:space="preserve">3. </w:t>
      </w:r>
      <w:r>
        <w:rPr>
          <w:rFonts w:hint="eastAsia"/>
        </w:rPr>
        <w:t>具体需求</w:t>
      </w:r>
      <w:r>
        <w:tab/>
      </w:r>
      <w:r>
        <w:fldChar w:fldCharType="begin"/>
      </w:r>
      <w:r>
        <w:instrText xml:space="preserve"> PAGEREF _Toc27092 \h </w:instrText>
      </w:r>
      <w:r>
        <w:fldChar w:fldCharType="separate"/>
      </w:r>
      <w:r>
        <w:t>17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_Toc6976 </w:instrText>
      </w:r>
      <w:r>
        <w:fldChar w:fldCharType="separate"/>
      </w:r>
      <w:r>
        <w:rPr>
          <w:rFonts w:hint="default"/>
        </w:rPr>
        <w:t xml:space="preserve">3.1. </w:t>
      </w:r>
      <w:r>
        <w:rPr>
          <w:rFonts w:hint="eastAsia"/>
        </w:rPr>
        <w:t>用户界面</w:t>
      </w:r>
      <w:r>
        <w:tab/>
      </w:r>
      <w:r>
        <w:fldChar w:fldCharType="begin"/>
      </w:r>
      <w:r>
        <w:instrText xml:space="preserve"> PAGEREF _Toc6976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_Toc22313 </w:instrText>
      </w:r>
      <w:r>
        <w:fldChar w:fldCharType="separate"/>
      </w:r>
      <w:r>
        <w:rPr>
          <w:rFonts w:hint="default"/>
          <w:lang w:val="en-US" w:eastAsia="zh-CN"/>
        </w:rPr>
        <w:t xml:space="preserve">3.1.1. </w:t>
      </w:r>
      <w:r>
        <w:rPr>
          <w:rFonts w:hint="eastAsia"/>
          <w:lang w:val="en-US" w:eastAsia="zh-CN"/>
        </w:rPr>
        <w:t>用户和企业均会涉及到的界面</w:t>
      </w:r>
      <w:r>
        <w:tab/>
      </w:r>
      <w:r>
        <w:fldChar w:fldCharType="begin"/>
      </w:r>
      <w:r>
        <w:instrText xml:space="preserve"> PAGEREF _Toc22313 \h </w:instrText>
      </w:r>
      <w:r>
        <w:fldChar w:fldCharType="separate"/>
      </w:r>
      <w:r>
        <w:t>18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_Toc3285 </w:instrText>
      </w:r>
      <w:r>
        <w:fldChar w:fldCharType="separate"/>
      </w:r>
      <w:r>
        <w:rPr>
          <w:rFonts w:hint="default"/>
          <w:lang w:val="en-US" w:eastAsia="zh-CN"/>
        </w:rPr>
        <w:t xml:space="preserve">3.1.2. </w:t>
      </w:r>
      <w:r>
        <w:rPr>
          <w:rFonts w:hint="eastAsia"/>
          <w:lang w:val="en-US" w:eastAsia="zh-CN"/>
        </w:rPr>
        <w:t>用户相关的界面</w:t>
      </w:r>
      <w:r>
        <w:tab/>
      </w:r>
      <w:r>
        <w:fldChar w:fldCharType="begin"/>
      </w:r>
      <w:r>
        <w:instrText xml:space="preserve"> PAGEREF _Toc3285 \h </w:instrText>
      </w:r>
      <w:r>
        <w:fldChar w:fldCharType="separate"/>
      </w:r>
      <w:r>
        <w:t>31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_Toc25035 </w:instrText>
      </w:r>
      <w:r>
        <w:fldChar w:fldCharType="separate"/>
      </w:r>
      <w:r>
        <w:rPr>
          <w:rFonts w:hint="default"/>
          <w:lang w:val="en-US" w:eastAsia="zh-CN"/>
        </w:rPr>
        <w:t xml:space="preserve">3.1.3. </w:t>
      </w:r>
      <w:r>
        <w:rPr>
          <w:rFonts w:hint="eastAsia"/>
          <w:lang w:val="en-US" w:eastAsia="zh-CN"/>
        </w:rPr>
        <w:t>企业相关界面</w:t>
      </w:r>
      <w:r>
        <w:tab/>
      </w:r>
      <w:r>
        <w:fldChar w:fldCharType="begin"/>
      </w:r>
      <w:r>
        <w:instrText xml:space="preserve"> PAGEREF _Toc25035 \h </w:instrText>
      </w:r>
      <w:r>
        <w:fldChar w:fldCharType="separate"/>
      </w:r>
      <w:r>
        <w:t>35</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_Toc10855 </w:instrText>
      </w:r>
      <w:r>
        <w:fldChar w:fldCharType="separate"/>
      </w:r>
      <w:r>
        <w:rPr>
          <w:rFonts w:hint="eastAsia"/>
          <w:lang w:val="en-US" w:eastAsia="zh-CN"/>
        </w:rPr>
        <w:t>TBD</w:t>
      </w:r>
      <w:r>
        <w:tab/>
      </w:r>
      <w:r>
        <w:fldChar w:fldCharType="begin"/>
      </w:r>
      <w:r>
        <w:instrText xml:space="preserve"> PAGEREF _Toc10855 \h </w:instrText>
      </w:r>
      <w:r>
        <w:fldChar w:fldCharType="separate"/>
      </w:r>
      <w:r>
        <w:t>40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_Toc15818 </w:instrText>
      </w:r>
      <w:r>
        <w:fldChar w:fldCharType="separate"/>
      </w:r>
      <w:r>
        <w:rPr>
          <w:rFonts w:hint="eastAsia"/>
          <w:lang w:val="en-US" w:eastAsia="zh-CN"/>
        </w:rPr>
        <w:t>TBD</w:t>
      </w:r>
      <w:r>
        <w:tab/>
      </w:r>
      <w:r>
        <w:fldChar w:fldCharType="begin"/>
      </w:r>
      <w:r>
        <w:instrText xml:space="preserve"> PAGEREF _Toc15818 \h </w:instrText>
      </w:r>
      <w:r>
        <w:fldChar w:fldCharType="separate"/>
      </w:r>
      <w:r>
        <w:t>47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_Toc12521 </w:instrText>
      </w:r>
      <w:r>
        <w:fldChar w:fldCharType="separate"/>
      </w:r>
      <w:r>
        <w:rPr>
          <w:rFonts w:hint="default"/>
          <w:lang w:val="en-US" w:eastAsia="zh-CN"/>
        </w:rPr>
        <w:t xml:space="preserve">3.1.4. </w:t>
      </w:r>
      <w:r>
        <w:rPr>
          <w:rFonts w:hint="eastAsia"/>
          <w:lang w:val="en-US" w:eastAsia="zh-CN"/>
        </w:rPr>
        <w:t>运营维护人员相关界面</w:t>
      </w:r>
      <w:r>
        <w:tab/>
      </w:r>
      <w:r>
        <w:fldChar w:fldCharType="begin"/>
      </w:r>
      <w:r>
        <w:instrText xml:space="preserve"> PAGEREF _Toc12521 \h </w:instrText>
      </w:r>
      <w:r>
        <w:fldChar w:fldCharType="separate"/>
      </w:r>
      <w:r>
        <w:t>50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_Toc16706 </w:instrText>
      </w:r>
      <w:r>
        <w:fldChar w:fldCharType="separate"/>
      </w:r>
      <w:r>
        <w:rPr>
          <w:rFonts w:hint="default"/>
        </w:rPr>
        <w:t xml:space="preserve">3.2. </w:t>
      </w:r>
      <w:r>
        <w:rPr>
          <w:rFonts w:hint="eastAsia"/>
        </w:rPr>
        <w:t>功能需求</w:t>
      </w:r>
      <w:r>
        <w:tab/>
      </w:r>
      <w:r>
        <w:fldChar w:fldCharType="begin"/>
      </w:r>
      <w:r>
        <w:instrText xml:space="preserve"> PAGEREF _Toc16706 \h </w:instrText>
      </w:r>
      <w:r>
        <w:fldChar w:fldCharType="separate"/>
      </w:r>
      <w:r>
        <w:t>52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_Toc18902 </w:instrText>
      </w:r>
      <w:r>
        <w:fldChar w:fldCharType="separate"/>
      </w:r>
      <w:r>
        <w:rPr>
          <w:rFonts w:hint="default"/>
        </w:rPr>
        <w:t xml:space="preserve">3.2.1. </w:t>
      </w:r>
      <w:r>
        <w:rPr>
          <w:rFonts w:hint="eastAsia"/>
        </w:rPr>
        <w:t>用例列表</w:t>
      </w:r>
      <w:r>
        <w:tab/>
      </w:r>
      <w:r>
        <w:fldChar w:fldCharType="begin"/>
      </w:r>
      <w:r>
        <w:instrText xml:space="preserve"> PAGEREF _Toc18902 \h </w:instrText>
      </w:r>
      <w:r>
        <w:fldChar w:fldCharType="separate"/>
      </w:r>
      <w:r>
        <w:t>52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_Toc812 </w:instrText>
      </w:r>
      <w:r>
        <w:fldChar w:fldCharType="separate"/>
      </w:r>
      <w:r>
        <w:rPr>
          <w:rFonts w:hint="default"/>
        </w:rPr>
        <w:t xml:space="preserve">3.2.2. </w:t>
      </w:r>
      <w:r>
        <w:rPr>
          <w:rFonts w:hint="eastAsia"/>
        </w:rPr>
        <w:t>详细用例</w:t>
      </w:r>
      <w:r>
        <w:tab/>
      </w:r>
      <w:r>
        <w:fldChar w:fldCharType="begin"/>
      </w:r>
      <w:r>
        <w:instrText xml:space="preserve"> PAGEREF _Toc812 \h </w:instrText>
      </w:r>
      <w:r>
        <w:fldChar w:fldCharType="separate"/>
      </w:r>
      <w:r>
        <w:t>52</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_Toc7716 </w:instrText>
      </w:r>
      <w:r>
        <w:fldChar w:fldCharType="separate"/>
      </w:r>
      <w:r>
        <w:rPr>
          <w:rFonts w:hint="default"/>
        </w:rPr>
        <w:t xml:space="preserve">4. </w:t>
      </w:r>
      <w:r>
        <w:rPr>
          <w:rFonts w:hint="eastAsia"/>
        </w:rPr>
        <w:t>需求模型</w:t>
      </w:r>
      <w:r>
        <w:tab/>
      </w:r>
      <w:r>
        <w:fldChar w:fldCharType="begin"/>
      </w:r>
      <w:r>
        <w:instrText xml:space="preserve"> PAGEREF _Toc7716 \h </w:instrText>
      </w:r>
      <w:r>
        <w:fldChar w:fldCharType="separate"/>
      </w:r>
      <w:r>
        <w:t>60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_Toc30658 </w:instrText>
      </w:r>
      <w:r>
        <w:fldChar w:fldCharType="separate"/>
      </w:r>
      <w:r>
        <w:rPr>
          <w:rFonts w:hint="default"/>
          <w:lang w:val="en-US" w:eastAsia="zh-CN"/>
        </w:rPr>
        <w:t xml:space="preserve">4.1. </w:t>
      </w:r>
      <w:r>
        <w:rPr>
          <w:rFonts w:hint="eastAsia"/>
        </w:rPr>
        <w:t>静态模型</w:t>
      </w:r>
      <w:r>
        <w:tab/>
      </w:r>
      <w:r>
        <w:fldChar w:fldCharType="begin"/>
      </w:r>
      <w:r>
        <w:instrText xml:space="preserve"> PAGEREF _Toc30658 \h </w:instrText>
      </w:r>
      <w:r>
        <w:fldChar w:fldCharType="separate"/>
      </w:r>
      <w:r>
        <w:t>60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_Toc11530 </w:instrText>
      </w:r>
      <w:r>
        <w:fldChar w:fldCharType="separate"/>
      </w:r>
      <w:r>
        <w:rPr>
          <w:rFonts w:hint="default"/>
        </w:rPr>
        <w:t xml:space="preserve">4.2. </w:t>
      </w:r>
      <w:r>
        <w:rPr>
          <w:rFonts w:hint="eastAsia"/>
        </w:rPr>
        <w:t>动态模型</w:t>
      </w:r>
      <w:r>
        <w:tab/>
      </w:r>
      <w:r>
        <w:fldChar w:fldCharType="begin"/>
      </w:r>
      <w:r>
        <w:instrText xml:space="preserve"> PAGEREF _Toc11530 \h </w:instrText>
      </w:r>
      <w:r>
        <w:fldChar w:fldCharType="separate"/>
      </w:r>
      <w:r>
        <w:t>61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_Toc16826 </w:instrText>
      </w:r>
      <w:r>
        <w:fldChar w:fldCharType="separate"/>
      </w:r>
      <w:r>
        <w:rPr>
          <w:rFonts w:hint="default"/>
          <w:lang w:val="en-US" w:eastAsia="zh-CN"/>
        </w:rPr>
        <w:t xml:space="preserve">4.2.1. </w:t>
      </w:r>
      <w:r>
        <w:rPr>
          <w:rFonts w:hint="eastAsia"/>
          <w:lang w:val="en-US" w:eastAsia="zh-CN"/>
        </w:rPr>
        <w:t>申请服务单</w:t>
      </w:r>
      <w:r>
        <w:tab/>
      </w:r>
      <w:r>
        <w:fldChar w:fldCharType="begin"/>
      </w:r>
      <w:r>
        <w:instrText xml:space="preserve"> PAGEREF _Toc16826 \h </w:instrText>
      </w:r>
      <w:r>
        <w:fldChar w:fldCharType="separate"/>
      </w:r>
      <w:r>
        <w:t>61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_Toc13628 </w:instrText>
      </w:r>
      <w:r>
        <w:fldChar w:fldCharType="separate"/>
      </w:r>
      <w:r>
        <w:rPr>
          <w:rFonts w:hint="default"/>
          <w:lang w:val="en-US" w:eastAsia="zh-CN"/>
        </w:rPr>
        <w:t xml:space="preserve">4.2.2. </w:t>
      </w:r>
      <w:r>
        <w:rPr>
          <w:rFonts w:hint="eastAsia"/>
          <w:lang w:val="en-US" w:eastAsia="zh-CN"/>
        </w:rPr>
        <w:t>提交服务单</w:t>
      </w:r>
      <w:r>
        <w:tab/>
      </w:r>
      <w:r>
        <w:fldChar w:fldCharType="begin"/>
      </w:r>
      <w:r>
        <w:instrText xml:space="preserve"> PAGEREF _Toc13628 \h </w:instrText>
      </w:r>
      <w:r>
        <w:fldChar w:fldCharType="separate"/>
      </w:r>
      <w:r>
        <w:t>63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_Toc6258 </w:instrText>
      </w:r>
      <w:r>
        <w:fldChar w:fldCharType="separate"/>
      </w:r>
      <w:r>
        <w:rPr>
          <w:rFonts w:hint="default"/>
          <w:lang w:val="en-US" w:eastAsia="zh-CN"/>
        </w:rPr>
        <w:t xml:space="preserve">4.2.3. </w:t>
      </w:r>
      <w:r>
        <w:rPr>
          <w:rFonts w:hint="eastAsia"/>
          <w:lang w:val="en-US" w:eastAsia="zh-CN"/>
        </w:rPr>
        <w:t>关闭服务单</w:t>
      </w:r>
      <w:r>
        <w:tab/>
      </w:r>
      <w:r>
        <w:fldChar w:fldCharType="begin"/>
      </w:r>
      <w:r>
        <w:instrText xml:space="preserve"> PAGEREF _Toc6258 \h </w:instrText>
      </w:r>
      <w:r>
        <w:fldChar w:fldCharType="separate"/>
      </w:r>
      <w:r>
        <w:t>65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_Toc32336 </w:instrText>
      </w:r>
      <w:r>
        <w:fldChar w:fldCharType="separate"/>
      </w:r>
      <w:r>
        <w:rPr>
          <w:rFonts w:hint="default"/>
          <w:lang w:val="en-US" w:eastAsia="zh-CN"/>
        </w:rPr>
        <w:t xml:space="preserve">4.2.4. </w:t>
      </w:r>
      <w:r>
        <w:rPr>
          <w:rFonts w:hint="eastAsia"/>
          <w:lang w:val="en-US" w:eastAsia="zh-CN"/>
        </w:rPr>
        <w:t>重开服务单</w:t>
      </w:r>
      <w:r>
        <w:tab/>
      </w:r>
      <w:r>
        <w:fldChar w:fldCharType="begin"/>
      </w:r>
      <w:r>
        <w:instrText xml:space="preserve"> PAGEREF _Toc32336 \h </w:instrText>
      </w:r>
      <w:r>
        <w:fldChar w:fldCharType="separate"/>
      </w:r>
      <w:r>
        <w:t>67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_Toc1059 </w:instrText>
      </w:r>
      <w:r>
        <w:fldChar w:fldCharType="separate"/>
      </w:r>
      <w:r>
        <w:rPr>
          <w:rFonts w:hint="default"/>
          <w:lang w:val="en-US" w:eastAsia="zh-CN"/>
        </w:rPr>
        <w:t xml:space="preserve">4.2.5. </w:t>
      </w:r>
      <w:r>
        <w:rPr>
          <w:rFonts w:hint="eastAsia"/>
          <w:lang w:val="en-US" w:eastAsia="zh-CN"/>
        </w:rPr>
        <w:t>删除服务单</w:t>
      </w:r>
      <w:r>
        <w:tab/>
      </w:r>
      <w:r>
        <w:fldChar w:fldCharType="begin"/>
      </w:r>
      <w:r>
        <w:instrText xml:space="preserve"> PAGEREF _Toc1059 \h </w:instrText>
      </w:r>
      <w:r>
        <w:fldChar w:fldCharType="separate"/>
      </w:r>
      <w:r>
        <w:t>69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_Toc23187 </w:instrText>
      </w:r>
      <w:r>
        <w:fldChar w:fldCharType="separate"/>
      </w:r>
      <w:r>
        <w:rPr>
          <w:rFonts w:hint="default"/>
          <w:lang w:val="en-US" w:eastAsia="zh-CN"/>
        </w:rPr>
        <w:t xml:space="preserve">4.2.6. </w:t>
      </w:r>
      <w:r>
        <w:rPr>
          <w:rFonts w:hint="eastAsia"/>
          <w:lang w:val="en-US" w:eastAsia="zh-CN"/>
        </w:rPr>
        <w:t>选择问题类型</w:t>
      </w:r>
      <w:r>
        <w:tab/>
      </w:r>
      <w:r>
        <w:fldChar w:fldCharType="begin"/>
      </w:r>
      <w:r>
        <w:instrText xml:space="preserve"> PAGEREF _Toc23187 \h </w:instrText>
      </w:r>
      <w:r>
        <w:fldChar w:fldCharType="separate"/>
      </w:r>
      <w:r>
        <w:t>71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_Toc13567 </w:instrText>
      </w:r>
      <w:r>
        <w:fldChar w:fldCharType="separate"/>
      </w:r>
      <w:r>
        <w:rPr>
          <w:rFonts w:hint="default"/>
          <w:lang w:val="en-US" w:eastAsia="zh-CN"/>
        </w:rPr>
        <w:t xml:space="preserve">4.2.7. </w:t>
      </w:r>
      <w:r>
        <w:rPr>
          <w:rFonts w:hint="eastAsia"/>
          <w:lang w:val="en-US" w:eastAsia="zh-CN"/>
        </w:rPr>
        <w:t>自定义回复</w:t>
      </w:r>
      <w:r>
        <w:tab/>
      </w:r>
      <w:r>
        <w:fldChar w:fldCharType="begin"/>
      </w:r>
      <w:r>
        <w:instrText xml:space="preserve"> PAGEREF _Toc13567 \h </w:instrText>
      </w:r>
      <w:r>
        <w:fldChar w:fldCharType="separate"/>
      </w:r>
      <w:r>
        <w:t>72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_Toc3126 </w:instrText>
      </w:r>
      <w:r>
        <w:fldChar w:fldCharType="separate"/>
      </w:r>
      <w:r>
        <w:rPr>
          <w:rFonts w:hint="default"/>
          <w:lang w:val="en-US" w:eastAsia="zh-CN"/>
        </w:rPr>
        <w:t xml:space="preserve">4.2.8. </w:t>
      </w:r>
      <w:r>
        <w:rPr>
          <w:rFonts w:hint="eastAsia"/>
          <w:lang w:val="en-US" w:eastAsia="zh-CN"/>
        </w:rPr>
        <w:t>员工管理</w:t>
      </w:r>
      <w:r>
        <w:tab/>
      </w:r>
      <w:r>
        <w:fldChar w:fldCharType="begin"/>
      </w:r>
      <w:r>
        <w:instrText xml:space="preserve"> PAGEREF _Toc3126 \h </w:instrText>
      </w:r>
      <w:r>
        <w:fldChar w:fldCharType="separate"/>
      </w:r>
      <w:r>
        <w:t>74</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_Toc5134 </w:instrText>
      </w:r>
      <w:r>
        <w:fldChar w:fldCharType="separate"/>
      </w:r>
      <w:r>
        <w:rPr>
          <w:rFonts w:hint="default"/>
          <w:lang w:val="en-US" w:eastAsia="zh-CN"/>
        </w:rPr>
        <w:t xml:space="preserve">4.2.9. </w:t>
      </w:r>
      <w:r>
        <w:rPr>
          <w:rFonts w:hint="eastAsia"/>
          <w:lang w:val="en-US" w:eastAsia="zh-CN"/>
        </w:rPr>
        <w:t>自定义角色</w:t>
      </w:r>
      <w:r>
        <w:tab/>
      </w:r>
      <w:r>
        <w:fldChar w:fldCharType="begin"/>
      </w:r>
      <w:r>
        <w:instrText xml:space="preserve"> PAGEREF _Toc5134 \h </w:instrText>
      </w:r>
      <w:r>
        <w:fldChar w:fldCharType="separate"/>
      </w:r>
      <w:r>
        <w:t>75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_Toc20798 </w:instrText>
      </w:r>
      <w:r>
        <w:fldChar w:fldCharType="separate"/>
      </w:r>
      <w:r>
        <w:rPr>
          <w:rFonts w:hint="default"/>
          <w:lang w:val="en-US" w:eastAsia="zh-CN"/>
        </w:rPr>
        <w:t xml:space="preserve">4.2.10. </w:t>
      </w:r>
      <w:r>
        <w:rPr>
          <w:rFonts w:hint="eastAsia"/>
          <w:lang w:val="en-US" w:eastAsia="zh-CN"/>
        </w:rPr>
        <w:t>投诉服务</w:t>
      </w:r>
      <w:r>
        <w:tab/>
      </w:r>
      <w:r>
        <w:fldChar w:fldCharType="begin"/>
      </w:r>
      <w:r>
        <w:instrText xml:space="preserve"> PAGEREF _Toc20798 \h </w:instrText>
      </w:r>
      <w:r>
        <w:fldChar w:fldCharType="separate"/>
      </w:r>
      <w:r>
        <w:t>76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_Toc25591 </w:instrText>
      </w:r>
      <w:r>
        <w:fldChar w:fldCharType="separate"/>
      </w:r>
      <w:r>
        <w:rPr>
          <w:rFonts w:hint="default"/>
          <w:lang w:val="en-US" w:eastAsia="zh-CN"/>
        </w:rPr>
        <w:t xml:space="preserve">4.2.11. </w:t>
      </w:r>
      <w:r>
        <w:rPr>
          <w:rFonts w:hint="eastAsia"/>
          <w:lang w:val="en-US" w:eastAsia="zh-CN"/>
        </w:rPr>
        <w:t>服务评价</w:t>
      </w:r>
      <w:r>
        <w:tab/>
      </w:r>
      <w:r>
        <w:fldChar w:fldCharType="begin"/>
      </w:r>
      <w:r>
        <w:instrText xml:space="preserve"> PAGEREF _Toc25591 \h </w:instrText>
      </w:r>
      <w:r>
        <w:fldChar w:fldCharType="separate"/>
      </w:r>
      <w:r>
        <w:t>77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_Toc13214 </w:instrText>
      </w:r>
      <w:r>
        <w:fldChar w:fldCharType="separate"/>
      </w:r>
      <w:r>
        <w:rPr>
          <w:rFonts w:hint="default"/>
          <w:lang w:val="en-US" w:eastAsia="zh-CN"/>
        </w:rPr>
        <w:t xml:space="preserve">4.2.12. </w:t>
      </w:r>
      <w:r>
        <w:rPr>
          <w:rFonts w:hint="eastAsia"/>
          <w:lang w:val="en-US" w:eastAsia="zh-CN"/>
        </w:rPr>
        <w:t>企业入驻申请</w:t>
      </w:r>
      <w:r>
        <w:tab/>
      </w:r>
      <w:r>
        <w:fldChar w:fldCharType="begin"/>
      </w:r>
      <w:r>
        <w:instrText xml:space="preserve"> PAGEREF _Toc13214 \h </w:instrText>
      </w:r>
      <w:r>
        <w:fldChar w:fldCharType="separate"/>
      </w:r>
      <w:r>
        <w:t>78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_Toc14626 </w:instrText>
      </w:r>
      <w:r>
        <w:fldChar w:fldCharType="separate"/>
      </w:r>
      <w:r>
        <w:rPr>
          <w:rFonts w:hint="default"/>
          <w:lang w:val="en-US" w:eastAsia="zh-CN"/>
        </w:rPr>
        <w:t xml:space="preserve">4.2.13. </w:t>
      </w:r>
      <w:r>
        <w:rPr>
          <w:rFonts w:hint="eastAsia"/>
          <w:lang w:val="en-US" w:eastAsia="zh-CN"/>
        </w:rPr>
        <w:t>自定义服务单类型</w:t>
      </w:r>
      <w:r>
        <w:tab/>
      </w:r>
      <w:r>
        <w:fldChar w:fldCharType="begin"/>
      </w:r>
      <w:r>
        <w:instrText xml:space="preserve"> PAGEREF _Toc14626 \h </w:instrText>
      </w:r>
      <w:r>
        <w:fldChar w:fldCharType="separate"/>
      </w:r>
      <w:r>
        <w:t>80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_Toc26460 </w:instrText>
      </w:r>
      <w:r>
        <w:fldChar w:fldCharType="separate"/>
      </w:r>
      <w:r>
        <w:rPr>
          <w:rFonts w:hint="default"/>
          <w:lang w:val="en-US" w:eastAsia="zh-CN"/>
        </w:rPr>
        <w:t xml:space="preserve">4.2.14. </w:t>
      </w:r>
      <w:r>
        <w:rPr>
          <w:rFonts w:hint="eastAsia"/>
          <w:lang w:val="en-US" w:eastAsia="zh-CN"/>
        </w:rPr>
        <w:t>发送消息</w:t>
      </w:r>
      <w:r>
        <w:tab/>
      </w:r>
      <w:r>
        <w:fldChar w:fldCharType="begin"/>
      </w:r>
      <w:r>
        <w:instrText xml:space="preserve"> PAGEREF _Toc26460 \h </w:instrText>
      </w:r>
      <w:r>
        <w:fldChar w:fldCharType="separate"/>
      </w:r>
      <w:r>
        <w:t>82</w:t>
      </w:r>
      <w:r>
        <w:fldChar w:fldCharType="end"/>
      </w:r>
      <w:r>
        <w:rPr>
          <w:color w:val="000000" w:themeColor="text1"/>
          <w14:textFill>
            <w14:solidFill>
              <w14:schemeClr w14:val="tx1"/>
            </w14:solidFill>
          </w14:textFill>
        </w:rPr>
        <w:fldChar w:fldCharType="end"/>
      </w:r>
    </w:p>
    <w:p>
      <w:pPr>
        <w:pStyle w:val="2"/>
        <w:rPr>
          <w:color w:val="000000" w:themeColor="text1"/>
          <w14:textFill>
            <w14:solidFill>
              <w14:schemeClr w14:val="tx1"/>
            </w14:solidFill>
          </w14:textFill>
        </w:rPr>
        <w:sectPr>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r>
        <w:rPr>
          <w:color w:val="000000" w:themeColor="text1"/>
          <w14:textFill>
            <w14:solidFill>
              <w14:schemeClr w14:val="tx1"/>
            </w14:solidFill>
          </w14:textFill>
        </w:rPr>
        <w:fldChar w:fldCharType="end"/>
      </w:r>
    </w:p>
    <w:p>
      <w:pPr>
        <w:pStyle w:val="2"/>
        <w:numPr>
          <w:ilvl w:val="0"/>
          <w:numId w:val="2"/>
        </w:numPr>
        <w:bidi w:val="0"/>
        <w:ind w:left="425" w:leftChars="0" w:hanging="425" w:firstLineChars="0"/>
      </w:pPr>
      <w:bookmarkStart w:id="5" w:name="_Toc27468"/>
      <w:r>
        <w:rPr>
          <w:rFonts w:hint="eastAsia"/>
        </w:rPr>
        <w:t>前言</w:t>
      </w:r>
      <w:bookmarkEnd w:id="4"/>
      <w:bookmarkEnd w:id="5"/>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本文档提供了</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的软件规格，是按照IEEE</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STD</w:t>
      </w:r>
      <w:r>
        <w:rPr>
          <w:color w:val="000000" w:themeColor="text1"/>
          <w14:textFill>
            <w14:solidFill>
              <w14:schemeClr w14:val="tx1"/>
            </w14:solidFill>
          </w14:textFill>
        </w:rPr>
        <w:t xml:space="preserve"> 830-1980</w:t>
      </w:r>
      <w:r>
        <w:rPr>
          <w:rFonts w:hint="eastAsia"/>
          <w:color w:val="000000" w:themeColor="text1"/>
          <w14:textFill>
            <w14:solidFill>
              <w14:schemeClr w14:val="tx1"/>
            </w14:solidFill>
          </w14:textFill>
        </w:rPr>
        <w:t>的标准编写的</w:t>
      </w:r>
    </w:p>
    <w:p>
      <w:pPr>
        <w:pStyle w:val="3"/>
        <w:numPr>
          <w:ilvl w:val="1"/>
          <w:numId w:val="3"/>
        </w:numPr>
        <w:bidi w:val="0"/>
        <w:ind w:left="567" w:leftChars="0" w:hanging="567" w:firstLineChars="0"/>
      </w:pPr>
      <w:bookmarkStart w:id="6" w:name="_Toc109"/>
      <w:bookmarkStart w:id="7" w:name="_Toc16060"/>
      <w:r>
        <w:rPr>
          <w:rFonts w:hint="eastAsia"/>
        </w:rPr>
        <w:t>目的</w:t>
      </w:r>
      <w:bookmarkEnd w:id="6"/>
      <w:bookmarkEnd w:id="7"/>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编写此文档的目的是为了定义</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可实现的需求，为后续的软件开发阶段奠定基础。其目标是正确、一致、可验证，并可追踪到用户需求文档。</w:t>
      </w:r>
    </w:p>
    <w:p>
      <w:pPr>
        <w:bidi w:val="0"/>
        <w:rPr>
          <w:rFonts w:hint="eastAsia"/>
        </w:rPr>
      </w:pPr>
      <w:r>
        <w:rPr>
          <w:rFonts w:hint="eastAsia"/>
        </w:rPr>
        <w:t>本文档的读者包括：</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用户</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软件质量小组</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软件开发小组</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本文档要在设计之前交付质量小组评审，交付用户批准，由软件开发小组使用和修改。</w:t>
      </w:r>
    </w:p>
    <w:p>
      <w:pPr>
        <w:pStyle w:val="3"/>
        <w:numPr>
          <w:ilvl w:val="1"/>
          <w:numId w:val="3"/>
        </w:numPr>
        <w:bidi w:val="0"/>
        <w:ind w:left="567" w:leftChars="0" w:hanging="567" w:firstLineChars="0"/>
      </w:pPr>
      <w:bookmarkStart w:id="8" w:name="_Toc7344"/>
      <w:bookmarkStart w:id="9" w:name="_Toc23623"/>
      <w:r>
        <w:rPr>
          <w:rFonts w:hint="eastAsia"/>
        </w:rPr>
        <w:t>范围</w:t>
      </w:r>
      <w:bookmarkEnd w:id="8"/>
      <w:bookmarkEnd w:id="9"/>
    </w:p>
    <w:p>
      <w:pPr>
        <w:rPr>
          <w:rFonts w:hint="default" w:eastAsia="宋体"/>
          <w:lang w:val="en-US" w:eastAsia="zh-CN"/>
        </w:rPr>
      </w:pPr>
      <w:r>
        <w:rPr>
          <w:rFonts w:hint="eastAsia"/>
          <w:lang w:val="en-US" w:eastAsia="zh-CN"/>
        </w:rPr>
        <w:t>该部分将描述系统名称、系统具有的功能及将要实现的目标。</w:t>
      </w:r>
    </w:p>
    <w:p>
      <w:pPr>
        <w:pStyle w:val="4"/>
        <w:numPr>
          <w:ilvl w:val="2"/>
          <w:numId w:val="3"/>
        </w:numPr>
        <w:bidi w:val="0"/>
        <w:rPr>
          <w:rFonts w:hint="default"/>
          <w:lang w:val="en-US" w:eastAsia="zh-CN"/>
        </w:rPr>
      </w:pPr>
      <w:bookmarkStart w:id="10" w:name="_Toc30005"/>
      <w:r>
        <w:rPr>
          <w:rFonts w:hint="eastAsia"/>
          <w:lang w:val="en-US" w:eastAsia="zh-CN"/>
        </w:rPr>
        <w:t>系统名称</w:t>
      </w:r>
      <w:bookmarkEnd w:id="10"/>
    </w:p>
    <w:p>
      <w:pPr>
        <w:bidi w:val="0"/>
        <w:rPr>
          <w:rFonts w:hint="eastAsia"/>
        </w:rPr>
      </w:pPr>
      <w:r>
        <w:rPr>
          <w:rFonts w:hint="eastAsia"/>
          <w:lang w:val="en-US" w:eastAsia="zh-CN"/>
        </w:rPr>
        <w:t>本文档主要描述易生活客户服务系统（下文称</w:t>
      </w:r>
      <w:r>
        <w:rPr>
          <w:rFonts w:hint="default"/>
          <w:lang w:val="en-US" w:eastAsia="zh-CN"/>
        </w:rPr>
        <w:t>”</w:t>
      </w:r>
      <w:r>
        <w:rPr>
          <w:rFonts w:hint="eastAsia"/>
          <w:lang w:val="en-US" w:eastAsia="zh-CN"/>
        </w:rPr>
        <w:t>本系统</w:t>
      </w:r>
      <w:r>
        <w:rPr>
          <w:rFonts w:hint="default"/>
          <w:lang w:val="en-US" w:eastAsia="zh-CN"/>
        </w:rPr>
        <w:t>”</w:t>
      </w:r>
      <w:r>
        <w:rPr>
          <w:rFonts w:hint="eastAsia"/>
          <w:lang w:val="en-US" w:eastAsia="zh-CN"/>
        </w:rPr>
        <w:t>）。</w:t>
      </w:r>
    </w:p>
    <w:p>
      <w:pPr>
        <w:pStyle w:val="4"/>
        <w:numPr>
          <w:ilvl w:val="2"/>
          <w:numId w:val="3"/>
        </w:numPr>
        <w:bidi w:val="0"/>
        <w:rPr>
          <w:rFonts w:hint="eastAsia"/>
        </w:rPr>
      </w:pPr>
      <w:bookmarkStart w:id="11" w:name="_Toc25332"/>
      <w:r>
        <w:rPr>
          <w:rFonts w:hint="eastAsia"/>
          <w:lang w:val="en-US" w:eastAsia="zh-CN"/>
        </w:rPr>
        <w:t>功能描述</w:t>
      </w:r>
      <w:bookmarkEnd w:id="11"/>
    </w:p>
    <w:p>
      <w:pPr>
        <w:rPr>
          <w:rFonts w:hint="eastAsia"/>
          <w:lang w:val="en-US" w:eastAsia="zh-CN"/>
        </w:rPr>
      </w:pPr>
      <w:r>
        <w:rPr>
          <w:rFonts w:hint="eastAsia"/>
          <w:lang w:val="en-US" w:eastAsia="zh-CN"/>
        </w:rPr>
        <w:t>易生活客户服务系统是一个以服务单为单位进行管理，提高客户与企业沟通效率，降低企业资源占用的新型客户服务管理系统。</w:t>
      </w:r>
    </w:p>
    <w:p>
      <w:pPr>
        <w:rPr>
          <w:rFonts w:hint="default"/>
          <w:lang w:val="en-US" w:eastAsia="zh-CN"/>
        </w:rPr>
      </w:pPr>
      <w:r>
        <w:rPr>
          <w:rFonts w:hint="eastAsia"/>
          <w:lang w:val="en-US" w:eastAsia="zh-CN"/>
        </w:rPr>
        <w:t>本系统由以下两个组件构成：</w:t>
      </w:r>
    </w:p>
    <w:p>
      <w:pPr>
        <w:ind w:firstLine="560"/>
        <w:rPr>
          <w:rFonts w:hint="eastAsia"/>
          <w:b/>
          <w:bCs/>
          <w:color w:val="000000" w:themeColor="text1"/>
          <w14:textFill>
            <w14:solidFill>
              <w14:schemeClr w14:val="tx1"/>
            </w14:solidFill>
          </w14:textFill>
        </w:rPr>
      </w:pPr>
      <w:r>
        <w:rPr>
          <w:rFonts w:hint="eastAsia"/>
          <w:b/>
          <w:bCs/>
          <w:lang w:val="en-US" w:eastAsia="zh-CN"/>
        </w:rPr>
        <w:t>客户端</w:t>
      </w:r>
      <w:r>
        <w:rPr>
          <w:rFonts w:hint="eastAsia"/>
          <w:b/>
          <w:bCs/>
          <w:color w:val="000000" w:themeColor="text1"/>
          <w14:textFill>
            <w14:solidFill>
              <w14:schemeClr w14:val="tx1"/>
            </w14:solidFill>
          </w14:textFill>
        </w:rPr>
        <w:t>：</w:t>
      </w:r>
    </w:p>
    <w:p>
      <w:pPr>
        <w:ind w:firstLine="560"/>
        <w:rPr>
          <w:rFonts w:hint="default" w:eastAsia="宋体"/>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客户端主要负责显示界面的构建与渲染，接收服务端转发的数据，经过一定处理逻辑后将其显示出来。此外，对不同用户的不同角色会提供以下服务：</w:t>
      </w:r>
    </w:p>
    <w:p>
      <w:pPr>
        <w:numPr>
          <w:ilvl w:val="0"/>
          <w:numId w:val="5"/>
        </w:numPr>
        <w:ind w:left="420" w:leftChars="0" w:hanging="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用户可以通过本产品对合作企业提出售后服务申请，并与企业的客服人员进行沟通交流、</w:t>
      </w:r>
      <w:r>
        <w:rPr>
          <w:rFonts w:hint="default"/>
          <w:color w:val="000000" w:themeColor="text1"/>
          <w:lang w:eastAsia="zh-CN"/>
          <w14:textFill>
            <w14:solidFill>
              <w14:schemeClr w14:val="tx1"/>
            </w14:solidFill>
          </w14:textFill>
        </w:rPr>
        <w:t>对不满意的企业进行投诉</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并且能够查询并</w:t>
      </w:r>
      <w:r>
        <w:rPr>
          <w:rFonts w:hint="default"/>
          <w:color w:val="000000" w:themeColor="text1"/>
          <w:u w:val="dotted"/>
          <w:lang w:eastAsia="zh-CN"/>
          <w14:textFill>
            <w14:solidFill>
              <w14:schemeClr w14:val="tx1"/>
            </w14:solidFill>
          </w14:textFill>
        </w:rPr>
        <w:t>保存</w:t>
      </w:r>
      <w:r>
        <w:rPr>
          <w:rFonts w:hint="eastAsia"/>
          <w:color w:val="000000" w:themeColor="text1"/>
          <w:u w:val="dotted"/>
          <w:lang w:val="en-US" w:eastAsia="zh-CN"/>
          <w14:textFill>
            <w14:solidFill>
              <w14:schemeClr w14:val="tx1"/>
            </w14:solidFill>
          </w14:textFill>
        </w:rPr>
        <w:t>已有</w:t>
      </w:r>
      <w:r>
        <w:rPr>
          <w:rFonts w:hint="eastAsia"/>
          <w:color w:val="000000" w:themeColor="text1"/>
          <w:lang w:val="en-US" w:eastAsia="zh-CN"/>
          <w14:textFill>
            <w14:solidFill>
              <w14:schemeClr w14:val="tx1"/>
            </w14:solidFill>
          </w14:textFill>
        </w:rPr>
        <w:t>的服务记录。</w:t>
      </w:r>
    </w:p>
    <w:p>
      <w:pPr>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在经过企业的认证之后，用户可以成为某个企业的员工。此时，用户的身份会转变成员工。</w:t>
      </w:r>
    </w:p>
    <w:p>
      <w:pPr>
        <w:numPr>
          <w:ilvl w:val="0"/>
          <w:numId w:val="5"/>
        </w:numPr>
        <w:ind w:left="420" w:leftChars="0" w:hanging="420" w:firstLineChars="0"/>
        <w:rPr>
          <w:rFonts w:hint="default" w:eastAsia="宋体"/>
          <w:b w:val="0"/>
          <w:bCs w:val="0"/>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企业及员工</w:t>
      </w:r>
    </w:p>
    <w:p>
      <w:pPr>
        <w:bidi w:val="0"/>
        <w:rPr>
          <w:rFonts w:hint="eastAsia"/>
          <w:lang w:val="en-US" w:eastAsia="zh-CN"/>
        </w:rPr>
      </w:pPr>
      <w:r>
        <w:rPr>
          <w:rFonts w:hint="eastAsia"/>
          <w:lang w:val="en-US" w:eastAsia="zh-CN"/>
        </w:rPr>
        <w:t>使用本软件的企业在</w:t>
      </w:r>
      <w:r>
        <w:rPr>
          <w:rFonts w:hint="default"/>
        </w:rPr>
        <w:t>申请入驻平台</w:t>
      </w:r>
      <w:r>
        <w:rPr>
          <w:rFonts w:hint="eastAsia"/>
          <w:lang w:val="en-US" w:eastAsia="zh-CN"/>
        </w:rPr>
        <w:t>并通过审核后，可以认证某个用户，使其成为属于本公司的员工；能够更改员工所属部门、管理企业内部的员工数据和信息可见度；能够安排客服人员与客户沟通、对用户的请求进行回复、分类归档，并且能够查询以前的服务记录和员工或用户在服务过程中对系统执行的各种操作。</w:t>
      </w:r>
    </w:p>
    <w:p>
      <w:pPr>
        <w:bidi w:val="0"/>
        <w:rPr>
          <w:rFonts w:hint="default"/>
          <w:lang w:val="en-US" w:eastAsia="zh-CN"/>
        </w:rPr>
      </w:pPr>
      <w:r>
        <w:rPr>
          <w:rFonts w:hint="eastAsia"/>
          <w:lang w:val="en-US" w:eastAsia="zh-CN"/>
        </w:rPr>
        <w:t>此外，企业还能够收到用户对企业的投诉，并可以对各个客服部门的情况进行可视化分析。</w:t>
      </w:r>
    </w:p>
    <w:p>
      <w:pPr>
        <w:numPr>
          <w:ilvl w:val="0"/>
          <w:numId w:val="5"/>
        </w:numPr>
        <w:ind w:left="420" w:leftChars="0" w:hanging="420" w:firstLineChars="0"/>
        <w:rPr>
          <w:rFonts w:hint="default"/>
          <w:lang w:val="en-US" w:eastAsia="zh-CN"/>
        </w:rPr>
      </w:pPr>
      <w:r>
        <w:rPr>
          <w:rFonts w:hint="eastAsia"/>
          <w:color w:val="000000" w:themeColor="text1"/>
          <w:lang w:val="en-US" w:eastAsia="zh-CN"/>
          <w14:textFill>
            <w14:solidFill>
              <w14:schemeClr w14:val="tx1"/>
            </w14:solidFill>
          </w14:textFill>
        </w:rPr>
        <w:t>开发人员和运维人员</w:t>
      </w:r>
    </w:p>
    <w:p>
      <w:pPr>
        <w:bidi w:val="0"/>
        <w:rPr>
          <w:rFonts w:hint="default"/>
          <w:lang w:val="en-US" w:eastAsia="zh-CN"/>
        </w:rPr>
      </w:pPr>
      <w:r>
        <w:rPr>
          <w:rFonts w:hint="eastAsia"/>
          <w:lang w:val="en-US" w:eastAsia="zh-CN"/>
        </w:rPr>
        <w:t>开发人员和运维人员可以在登录后查看系统的运行日志、错误信息以及其他用户的操作记录。</w:t>
      </w:r>
    </w:p>
    <w:p>
      <w:pPr>
        <w:ind w:firstLine="560"/>
        <w:rPr>
          <w:rFonts w:hint="eastAsia"/>
          <w:b/>
          <w:bCs/>
          <w:color w:val="000000" w:themeColor="text1"/>
          <w14:textFill>
            <w14:solidFill>
              <w14:schemeClr w14:val="tx1"/>
            </w14:solidFill>
          </w14:textFill>
        </w:rPr>
      </w:pPr>
      <w:r>
        <w:rPr>
          <w:rFonts w:hint="eastAsia"/>
          <w:b/>
          <w:bCs/>
          <w:color w:val="000000" w:themeColor="text1"/>
          <w:lang w:val="en-US" w:eastAsia="zh-CN"/>
          <w14:textFill>
            <w14:solidFill>
              <w14:schemeClr w14:val="tx1"/>
            </w14:solidFill>
          </w14:textFill>
        </w:rPr>
        <w:t>服务端</w:t>
      </w:r>
      <w:r>
        <w:rPr>
          <w:rFonts w:hint="eastAsia"/>
          <w:b/>
          <w:bCs/>
          <w:color w:val="000000" w:themeColor="text1"/>
          <w14:textFill>
            <w14:solidFill>
              <w14:schemeClr w14:val="tx1"/>
            </w14:solidFill>
          </w14:textFill>
        </w:rPr>
        <w:t>：</w:t>
      </w:r>
    </w:p>
    <w:p>
      <w:pPr>
        <w:ind w:firstLine="56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服务端主要进行消息的转发，在用户在客户端登录后，根据用户的权限和身份以及使用的功能，为用户提供相符的界面，并显示对应的数据</w:t>
      </w:r>
      <w:r>
        <w:rPr>
          <w:rFonts w:hint="eastAsia"/>
          <w:color w:val="000000" w:themeColor="text1"/>
          <w:lang w:eastAsia="zh-CN"/>
          <w14:textFill>
            <w14:solidFill>
              <w14:schemeClr w14:val="tx1"/>
            </w14:solidFill>
          </w14:textFill>
        </w:rPr>
        <w:t>。</w:t>
      </w:r>
    </w:p>
    <w:p>
      <w:pPr>
        <w:pStyle w:val="4"/>
        <w:numPr>
          <w:ilvl w:val="2"/>
          <w:numId w:val="3"/>
        </w:numPr>
        <w:bidi w:val="0"/>
      </w:pPr>
      <w:bookmarkStart w:id="12" w:name="_Toc2174"/>
      <w:r>
        <w:rPr>
          <w:rFonts w:hint="eastAsia"/>
          <w:lang w:val="en-US" w:eastAsia="zh-CN"/>
        </w:rPr>
        <w:t>目标</w:t>
      </w:r>
      <w:bookmarkEnd w:id="12"/>
    </w:p>
    <w:p>
      <w:pPr>
        <w:numPr>
          <w:ilvl w:val="0"/>
          <w:numId w:val="6"/>
        </w:numPr>
        <w:bidi w:val="0"/>
      </w:pPr>
      <w:r>
        <w:rPr>
          <w:rFonts w:hint="eastAsia"/>
        </w:rPr>
        <w:t>能够存储一定数量的</w:t>
      </w:r>
      <w:r>
        <w:rPr>
          <w:rFonts w:hint="eastAsia"/>
          <w:lang w:val="en-US" w:eastAsia="zh-CN"/>
        </w:rPr>
        <w:t>服务单信息</w:t>
      </w:r>
      <w:r>
        <w:rPr>
          <w:rFonts w:hint="eastAsia"/>
        </w:rPr>
        <w:t>，并能够有效</w:t>
      </w:r>
      <w:r>
        <w:rPr>
          <w:rFonts w:hint="eastAsia"/>
          <w:lang w:val="en-US" w:eastAsia="zh-CN"/>
        </w:rPr>
        <w:t>地</w:t>
      </w:r>
      <w:r>
        <w:rPr>
          <w:rFonts w:hint="eastAsia"/>
        </w:rPr>
        <w:t>对</w:t>
      </w:r>
      <w:r>
        <w:rPr>
          <w:rFonts w:hint="eastAsia"/>
          <w:lang w:val="en-US" w:eastAsia="zh-CN"/>
        </w:rPr>
        <w:t>服务单</w:t>
      </w:r>
      <w:r>
        <w:rPr>
          <w:rFonts w:hint="eastAsia"/>
        </w:rPr>
        <w:t>数据进行操作和管理。</w:t>
      </w:r>
    </w:p>
    <w:p>
      <w:pPr>
        <w:numPr>
          <w:ilvl w:val="0"/>
          <w:numId w:val="6"/>
        </w:numPr>
        <w:bidi w:val="0"/>
      </w:pPr>
      <w:r>
        <w:rPr>
          <w:rFonts w:hint="eastAsia"/>
        </w:rPr>
        <w:t>能够存储一定量</w:t>
      </w:r>
      <w:r>
        <w:rPr>
          <w:rFonts w:hint="eastAsia"/>
          <w:lang w:val="en-US" w:eastAsia="zh-CN"/>
        </w:rPr>
        <w:t>使用者的</w:t>
      </w:r>
      <w:r>
        <w:rPr>
          <w:rFonts w:hint="eastAsia"/>
        </w:rPr>
        <w:t>信息，并能够有效</w:t>
      </w:r>
      <w:r>
        <w:rPr>
          <w:rFonts w:hint="eastAsia"/>
          <w:lang w:val="en-US" w:eastAsia="zh-CN"/>
        </w:rPr>
        <w:t>地</w:t>
      </w:r>
      <w:r>
        <w:rPr>
          <w:rFonts w:hint="eastAsia"/>
        </w:rPr>
        <w:t>对</w:t>
      </w:r>
      <w:r>
        <w:rPr>
          <w:rFonts w:hint="eastAsia"/>
          <w:lang w:val="en-US" w:eastAsia="zh-CN"/>
        </w:rPr>
        <w:t>使用者的</w:t>
      </w:r>
      <w:r>
        <w:rPr>
          <w:rFonts w:hint="eastAsia"/>
        </w:rPr>
        <w:t>信息进行操作和管理。</w:t>
      </w:r>
    </w:p>
    <w:p>
      <w:pPr>
        <w:numPr>
          <w:ilvl w:val="0"/>
          <w:numId w:val="6"/>
        </w:numPr>
        <w:bidi w:val="0"/>
        <w:rPr>
          <w:rFonts w:hint="eastAsia"/>
          <w:lang w:val="en-US" w:eastAsia="zh-CN"/>
        </w:rPr>
      </w:pPr>
      <w:r>
        <w:rPr>
          <w:rFonts w:hint="eastAsia"/>
          <w:lang w:val="en-US" w:eastAsia="zh-CN"/>
        </w:rPr>
        <w:t>具有</w:t>
      </w:r>
      <w:r>
        <w:rPr>
          <w:rFonts w:hint="eastAsia"/>
        </w:rPr>
        <w:t>一定的安全</w:t>
      </w:r>
      <w:r>
        <w:rPr>
          <w:rFonts w:hint="eastAsia"/>
          <w:lang w:val="en-US" w:eastAsia="zh-CN"/>
        </w:rPr>
        <w:t>性</w:t>
      </w:r>
      <w:r>
        <w:rPr>
          <w:rFonts w:hint="eastAsia"/>
          <w:lang w:eastAsia="zh-CN"/>
        </w:rPr>
        <w:t>，</w:t>
      </w:r>
      <w:r>
        <w:rPr>
          <w:rFonts w:hint="eastAsia"/>
          <w:lang w:val="en-US" w:eastAsia="zh-CN"/>
        </w:rPr>
        <w:t>为常见的攻击方式提供可靠的防护。</w:t>
      </w:r>
    </w:p>
    <w:p>
      <w:pPr>
        <w:numPr>
          <w:ilvl w:val="0"/>
          <w:numId w:val="6"/>
        </w:numPr>
        <w:bidi w:val="0"/>
        <w:rPr>
          <w:rFonts w:hint="eastAsia"/>
          <w:lang w:val="en-US" w:eastAsia="zh-CN"/>
        </w:rPr>
      </w:pPr>
      <w:r>
        <w:rPr>
          <w:rFonts w:hint="eastAsia"/>
          <w:lang w:val="en-US" w:eastAsia="zh-CN"/>
        </w:rPr>
        <w:t>能够便利企业对客服人员的管理，用户与企业售后服务人员的沟通，并且能够一定程度上降低客户服务工作的成本。</w:t>
      </w:r>
    </w:p>
    <w:p>
      <w:pPr>
        <w:ind w:firstLine="560"/>
        <w:rPr>
          <w:rFonts w:hint="default"/>
          <w:color w:val="000000" w:themeColor="text1"/>
          <w:lang w:val="en-US" w:eastAsia="zh-CN"/>
          <w14:textFill>
            <w14:solidFill>
              <w14:schemeClr w14:val="tx1"/>
            </w14:solidFill>
          </w14:textFill>
        </w:rPr>
      </w:pPr>
    </w:p>
    <w:p>
      <w:pPr>
        <w:pStyle w:val="3"/>
        <w:numPr>
          <w:ilvl w:val="1"/>
          <w:numId w:val="3"/>
        </w:numPr>
        <w:bidi w:val="0"/>
        <w:ind w:left="567" w:leftChars="0" w:hanging="567" w:firstLineChars="0"/>
        <w:rPr>
          <w:rFonts w:hint="eastAsia"/>
        </w:rPr>
      </w:pPr>
      <w:bookmarkStart w:id="13" w:name="_Toc3449"/>
      <w:bookmarkStart w:id="14" w:name="_Toc13235"/>
      <w:r>
        <w:rPr>
          <w:rFonts w:hint="eastAsia"/>
        </w:rPr>
        <w:t>定义、缩写词</w:t>
      </w:r>
      <w:bookmarkEnd w:id="13"/>
      <w:bookmarkEnd w:id="14"/>
    </w:p>
    <w:p>
      <w:pPr>
        <w:rPr>
          <w:rFonts w:hint="default" w:eastAsia="宋体"/>
          <w:lang w:val="en-US" w:eastAsia="zh-CN"/>
        </w:rPr>
      </w:pPr>
      <w:r>
        <w:rPr>
          <w:rFonts w:hint="eastAsia"/>
          <w:lang w:val="en-US" w:eastAsia="zh-CN"/>
        </w:rPr>
        <w:t>该部分描述了本文档剩余部分的缩写词及名词定义。</w:t>
      </w:r>
    </w:p>
    <w:p>
      <w:pPr>
        <w:pStyle w:val="4"/>
        <w:numPr>
          <w:ilvl w:val="2"/>
          <w:numId w:val="3"/>
        </w:numPr>
        <w:bidi w:val="0"/>
        <w:ind w:left="709" w:leftChars="0" w:hanging="709" w:firstLineChars="0"/>
        <w:rPr>
          <w:rFonts w:hint="default"/>
          <w:lang w:val="en-US" w:eastAsia="zh-CN"/>
        </w:rPr>
      </w:pPr>
      <w:bookmarkStart w:id="15" w:name="_Toc6127"/>
      <w:r>
        <w:rPr>
          <w:rFonts w:hint="eastAsia"/>
          <w:lang w:val="en-US" w:eastAsia="zh-CN"/>
        </w:rPr>
        <w:t>缩写词</w:t>
      </w:r>
      <w:bookmarkEnd w:id="15"/>
    </w:p>
    <w:p>
      <w:pPr>
        <w:pStyle w:val="10"/>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缩写词对照表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5"/>
        <w:gridCol w:w="6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rPr>
                <w:rFonts w:hint="default"/>
                <w:b/>
                <w:bCs/>
                <w:lang w:val="en-US" w:eastAsia="zh-CN"/>
              </w:rPr>
            </w:pPr>
            <w:r>
              <w:rPr>
                <w:rFonts w:hint="eastAsia"/>
                <w:b/>
                <w:bCs/>
                <w:lang w:val="en-US" w:eastAsia="zh-CN"/>
              </w:rPr>
              <w:t>缩写</w:t>
            </w:r>
          </w:p>
        </w:tc>
        <w:tc>
          <w:tcPr>
            <w:tcW w:w="6647" w:type="dxa"/>
          </w:tcPr>
          <w:p>
            <w:pPr>
              <w:pStyle w:val="34"/>
              <w:widowControl w:val="0"/>
              <w:bidi w:val="0"/>
              <w:jc w:val="center"/>
              <w:rPr>
                <w:rFonts w:hint="eastAsia"/>
                <w:b/>
                <w:bCs/>
                <w:lang w:val="en-US" w:eastAsia="zh-CN"/>
              </w:rPr>
            </w:pPr>
            <w:r>
              <w:rPr>
                <w:rFonts w:hint="eastAsia"/>
                <w:b/>
                <w:bCs/>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HTML</w:t>
            </w:r>
          </w:p>
        </w:tc>
        <w:tc>
          <w:tcPr>
            <w:tcW w:w="6647" w:type="dxa"/>
          </w:tcPr>
          <w:p>
            <w:pPr>
              <w:pStyle w:val="34"/>
              <w:widowControl w:val="0"/>
              <w:bidi w:val="0"/>
              <w:jc w:val="both"/>
            </w:pPr>
            <w:r>
              <w:t>H</w:t>
            </w:r>
            <w:r>
              <w:rPr>
                <w:rFonts w:hint="eastAsia"/>
              </w:rPr>
              <w:t>y</w:t>
            </w:r>
            <w:r>
              <w:t>per Text Mark-up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HTTP</w:t>
            </w:r>
          </w:p>
        </w:tc>
        <w:tc>
          <w:tcPr>
            <w:tcW w:w="6647" w:type="dxa"/>
          </w:tcPr>
          <w:p>
            <w:pPr>
              <w:pStyle w:val="34"/>
              <w:widowControl w:val="0"/>
              <w:bidi w:val="0"/>
              <w:jc w:val="both"/>
            </w:pPr>
            <w:r>
              <w:t>H</w:t>
            </w:r>
            <w:r>
              <w:rPr>
                <w:rFonts w:hint="eastAsia"/>
              </w:rPr>
              <w:t>y</w:t>
            </w:r>
            <w:r>
              <w:t>per Text Transfer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IEEE</w:t>
            </w:r>
          </w:p>
        </w:tc>
        <w:tc>
          <w:tcPr>
            <w:tcW w:w="6647" w:type="dxa"/>
          </w:tcPr>
          <w:p>
            <w:pPr>
              <w:pStyle w:val="34"/>
              <w:widowControl w:val="0"/>
              <w:bidi w:val="0"/>
              <w:jc w:val="both"/>
            </w:pPr>
            <w:r>
              <w:t>Institute of Electrical and Electronics</w:t>
            </w:r>
            <w:r>
              <w:rPr>
                <w:rFonts w:hint="eastAsia"/>
              </w:rPr>
              <w:t xml:space="preserve"> </w:t>
            </w:r>
            <w:r>
              <w:t>Engineers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JDBC</w:t>
            </w:r>
          </w:p>
        </w:tc>
        <w:tc>
          <w:tcPr>
            <w:tcW w:w="6647" w:type="dxa"/>
          </w:tcPr>
          <w:p>
            <w:pPr>
              <w:pStyle w:val="34"/>
              <w:widowControl w:val="0"/>
              <w:bidi w:val="0"/>
              <w:jc w:val="both"/>
            </w:pPr>
            <w:r>
              <w:t>J</w:t>
            </w:r>
            <w:r>
              <w:rPr>
                <w:rFonts w:hint="eastAsia"/>
              </w:rPr>
              <w:t>ava</w:t>
            </w:r>
            <w:r>
              <w:t xml:space="preserve"> Database Connectivity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SQL</w:t>
            </w:r>
          </w:p>
        </w:tc>
        <w:tc>
          <w:tcPr>
            <w:tcW w:w="6647" w:type="dxa"/>
          </w:tcPr>
          <w:p>
            <w:pPr>
              <w:pStyle w:val="34"/>
              <w:widowControl w:val="0"/>
              <w:bidi w:val="0"/>
              <w:jc w:val="both"/>
            </w:pPr>
            <w:r>
              <w:t>Structured Query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UC</w:t>
            </w:r>
          </w:p>
        </w:tc>
        <w:tc>
          <w:tcPr>
            <w:tcW w:w="6647" w:type="dxa"/>
          </w:tcPr>
          <w:p>
            <w:pPr>
              <w:pStyle w:val="34"/>
              <w:widowControl w:val="0"/>
              <w:bidi w:val="0"/>
              <w:jc w:val="both"/>
            </w:pPr>
            <w:r>
              <w:t>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PC</w:t>
            </w:r>
          </w:p>
        </w:tc>
        <w:tc>
          <w:tcPr>
            <w:tcW w:w="6647" w:type="dxa"/>
          </w:tcPr>
          <w:p>
            <w:pPr>
              <w:pStyle w:val="34"/>
              <w:widowControl w:val="0"/>
              <w:bidi w:val="0"/>
              <w:jc w:val="both"/>
            </w:pPr>
            <w:r>
              <w:t>P</w:t>
            </w:r>
            <w:r>
              <w:rPr>
                <w:rFonts w:hint="eastAsia"/>
              </w:rPr>
              <w:t>ersonal</w:t>
            </w:r>
            <w:r>
              <w:t xml:space="preserve"> Computer</w:t>
            </w:r>
          </w:p>
        </w:tc>
      </w:tr>
    </w:tbl>
    <w:p>
      <w:pPr>
        <w:pStyle w:val="4"/>
        <w:numPr>
          <w:ilvl w:val="2"/>
          <w:numId w:val="3"/>
        </w:numPr>
        <w:bidi w:val="0"/>
        <w:ind w:left="709" w:leftChars="0" w:hanging="709" w:firstLineChars="0"/>
        <w:rPr>
          <w:rFonts w:hint="default"/>
          <w:lang w:val="en-US" w:eastAsia="zh-CN"/>
        </w:rPr>
      </w:pPr>
      <w:bookmarkStart w:id="16" w:name="_Toc32204"/>
      <w:bookmarkStart w:id="17" w:name="_Toc3570"/>
      <w:r>
        <w:rPr>
          <w:rFonts w:hint="eastAsia"/>
          <w:lang w:val="en-US" w:eastAsia="zh-CN"/>
        </w:rPr>
        <w:t>名词定义</w:t>
      </w:r>
      <w:bookmarkEnd w:id="16"/>
    </w:p>
    <w:p>
      <w:pPr>
        <w:numPr>
          <w:ilvl w:val="3"/>
          <w:numId w:val="3"/>
        </w:numPr>
        <w:ind w:left="850" w:leftChars="0" w:hanging="850" w:firstLineChars="0"/>
        <w:rPr>
          <w:rFonts w:hint="default"/>
          <w:lang w:val="en-US" w:eastAsia="zh-CN"/>
        </w:rPr>
      </w:pPr>
      <w:bookmarkStart w:id="18" w:name="_Ref3874"/>
      <w:r>
        <w:rPr>
          <w:rFonts w:hint="eastAsia"/>
          <w:lang w:val="en-US" w:eastAsia="zh-CN"/>
        </w:rPr>
        <w:t>服务单</w:t>
      </w:r>
      <w:bookmarkEnd w:id="18"/>
    </w:p>
    <w:p>
      <w:pPr>
        <w:bidi w:val="0"/>
        <w:rPr>
          <w:rFonts w:hint="default"/>
          <w:lang w:val="en-US" w:eastAsia="zh-CN"/>
        </w:rPr>
      </w:pPr>
      <w:r>
        <w:rPr>
          <w:rFonts w:hint="eastAsia"/>
          <w:lang w:val="en-US" w:eastAsia="zh-CN"/>
        </w:rPr>
        <w:t>服务单(Ticket)是</w:t>
      </w:r>
      <w:r>
        <w:rPr>
          <w:rFonts w:hint="default"/>
          <w:lang w:val="en-US" w:eastAsia="zh-CN"/>
        </w:rPr>
        <w:t>由</w:t>
      </w:r>
      <w:r>
        <w:rPr>
          <w:rFonts w:hint="eastAsia"/>
          <w:lang w:val="en-US" w:eastAsia="zh-CN"/>
        </w:rPr>
        <w:t>客户提出的</w:t>
      </w:r>
      <w:r>
        <w:rPr>
          <w:rFonts w:hint="default"/>
          <w:lang w:val="en-US" w:eastAsia="zh-CN"/>
        </w:rPr>
        <w:t>一个</w:t>
      </w:r>
      <w:r>
        <w:rPr>
          <w:rFonts w:hint="eastAsia"/>
          <w:lang w:val="en-US" w:eastAsia="zh-CN"/>
        </w:rPr>
        <w:t>或</w:t>
      </w:r>
      <w:r>
        <w:rPr>
          <w:rFonts w:hint="default"/>
          <w:lang w:val="en-US" w:eastAsia="zh-CN"/>
        </w:rPr>
        <w:t>多个</w:t>
      </w:r>
      <w:r>
        <w:rPr>
          <w:rFonts w:hint="eastAsia"/>
          <w:lang w:val="en-US" w:eastAsia="zh-CN"/>
        </w:rPr>
        <w:t>服务申请</w:t>
      </w:r>
      <w:r>
        <w:rPr>
          <w:rFonts w:hint="default"/>
          <w:lang w:val="en-US" w:eastAsia="zh-CN"/>
        </w:rPr>
        <w:t>组成的</w:t>
      </w:r>
      <w:r>
        <w:rPr>
          <w:rFonts w:hint="eastAsia"/>
          <w:lang w:val="en-US" w:eastAsia="zh-CN"/>
        </w:rPr>
        <w:t>、客服人员和用户进行的一次会话；也是客户阐明自己的需求，客服人员对其进行服务的</w:t>
      </w:r>
      <w:r>
        <w:rPr>
          <w:rFonts w:hint="default"/>
          <w:lang w:val="en-US" w:eastAsia="zh-CN"/>
        </w:rPr>
        <w:t>依据。</w:t>
      </w:r>
      <w:r>
        <w:rPr>
          <w:rFonts w:hint="eastAsia"/>
          <w:lang w:val="en-US" w:eastAsia="zh-CN"/>
        </w:rPr>
        <w:t>在本系统中，服务单将作为处理客户请求的单位。</w:t>
      </w:r>
    </w:p>
    <w:p>
      <w:pPr>
        <w:bidi w:val="0"/>
        <w:rPr>
          <w:rFonts w:hint="default"/>
          <w:lang w:val="en-US" w:eastAsia="zh-CN"/>
        </w:rPr>
      </w:pPr>
      <w:r>
        <w:rPr>
          <w:rFonts w:hint="eastAsia"/>
          <w:lang w:val="en-US" w:eastAsia="zh-CN"/>
        </w:rPr>
        <w:t>服务单</w:t>
      </w:r>
      <w:r>
        <w:rPr>
          <w:rFonts w:hint="default"/>
          <w:lang w:val="en-US" w:eastAsia="zh-CN"/>
        </w:rPr>
        <w:t>可以是独立的，也可以是</w:t>
      </w:r>
      <w:r>
        <w:rPr>
          <w:rFonts w:hint="eastAsia"/>
          <w:lang w:val="en-US" w:eastAsia="zh-CN"/>
        </w:rPr>
        <w:t>一组服务申请</w:t>
      </w:r>
      <w:r>
        <w:rPr>
          <w:rFonts w:hint="default"/>
          <w:lang w:val="en-US" w:eastAsia="zh-CN"/>
        </w:rPr>
        <w:t>的一部分</w:t>
      </w:r>
      <w:r>
        <w:rPr>
          <w:rFonts w:hint="eastAsia"/>
          <w:lang w:val="en-US" w:eastAsia="zh-CN"/>
        </w:rPr>
        <w:t>；</w:t>
      </w:r>
      <w:r>
        <w:rPr>
          <w:rFonts w:hint="default"/>
          <w:lang w:val="en-US" w:eastAsia="zh-CN"/>
        </w:rPr>
        <w:t>可以为</w:t>
      </w:r>
      <w:r>
        <w:rPr>
          <w:rFonts w:hint="eastAsia"/>
          <w:lang w:val="en-US" w:eastAsia="zh-CN"/>
        </w:rPr>
        <w:t>一张服务单</w:t>
      </w:r>
      <w:r>
        <w:rPr>
          <w:rFonts w:hint="default"/>
          <w:lang w:val="en-US" w:eastAsia="zh-CN"/>
        </w:rPr>
        <w:t>定义子</w:t>
      </w:r>
      <w:r>
        <w:rPr>
          <w:rFonts w:hint="eastAsia"/>
          <w:lang w:val="en-US" w:eastAsia="zh-CN"/>
        </w:rPr>
        <w:t>服务单。如果客户提出的申请过长、过多或过于繁琐，难以在一次会话中系统、简明地阐述，就需要定义一组服务单</w:t>
      </w:r>
      <w:r>
        <w:rPr>
          <w:rFonts w:hint="default"/>
          <w:lang w:val="en-US" w:eastAsia="zh-CN"/>
        </w:rPr>
        <w:t>。</w:t>
      </w:r>
    </w:p>
    <w:p>
      <w:pPr>
        <w:bidi w:val="0"/>
        <w:rPr>
          <w:rFonts w:hint="default"/>
          <w:lang w:eastAsia="zh-CN"/>
        </w:rPr>
      </w:pPr>
      <w:r>
        <w:rPr>
          <w:rFonts w:hint="eastAsia"/>
          <w:lang w:val="en-US" w:eastAsia="zh-CN"/>
        </w:rPr>
        <w:t>在线上的服务单管理系统中，由类似聊天群组的形式对服务单进行管理。定义一个只能由指定客服人员和客户可见的聊天频道，我们可以将其视作一张线上的服务单</w:t>
      </w:r>
      <w:r>
        <w:rPr>
          <w:rFonts w:hint="default"/>
          <w:lang w:val="en-US" w:eastAsia="zh-CN"/>
        </w:rPr>
        <w:t>。</w:t>
      </w:r>
      <w:r>
        <w:rPr>
          <w:rFonts w:hint="eastAsia"/>
          <w:lang w:val="en-US" w:eastAsia="zh-CN"/>
        </w:rPr>
        <w:t>对于这种服务单来说，我们定义自一个频道创建开始到频道被关闭为止</w:t>
      </w:r>
      <w:r>
        <w:rPr>
          <w:rFonts w:hint="default"/>
          <w:lang w:eastAsia="zh-CN"/>
        </w:rPr>
        <w:t>，</w:t>
      </w:r>
      <w:r>
        <w:rPr>
          <w:rFonts w:hint="eastAsia"/>
          <w:lang w:val="en-US" w:eastAsia="zh-CN"/>
        </w:rPr>
        <w:t>作为一</w:t>
      </w:r>
      <w:r>
        <w:rPr>
          <w:rFonts w:hint="default"/>
          <w:lang w:eastAsia="zh-CN"/>
        </w:rPr>
        <w:t>张服务单的生命周期。</w:t>
      </w:r>
    </w:p>
    <w:p>
      <w:pPr>
        <w:bidi w:val="0"/>
        <w:rPr>
          <w:rFonts w:hint="eastAsia"/>
          <w:lang w:val="en-US" w:eastAsia="zh-CN"/>
        </w:rPr>
      </w:pPr>
      <w:r>
        <w:rPr>
          <w:rFonts w:hint="eastAsia"/>
          <w:lang w:val="en-US" w:eastAsia="zh-CN"/>
        </w:rPr>
        <w:t>一般来说，服务单具有以下几种状态：</w:t>
      </w:r>
    </w:p>
    <w:p>
      <w:pPr>
        <w:numPr>
          <w:ilvl w:val="0"/>
          <w:numId w:val="7"/>
        </w:numPr>
        <w:bidi w:val="0"/>
        <w:ind w:left="420" w:leftChars="0" w:hanging="420" w:firstLineChars="0"/>
        <w:rPr>
          <w:rFonts w:hint="default"/>
          <w:lang w:val="en-US" w:eastAsia="zh-CN"/>
        </w:rPr>
      </w:pPr>
      <w:r>
        <w:rPr>
          <w:rFonts w:hint="eastAsia"/>
          <w:lang w:val="en-US" w:eastAsia="zh-CN"/>
        </w:rPr>
        <w:t>申请并提交</w:t>
      </w:r>
    </w:p>
    <w:p>
      <w:pPr>
        <w:bidi w:val="0"/>
        <w:rPr>
          <w:rFonts w:hint="eastAsia"/>
          <w:lang w:val="en-US" w:eastAsia="zh-CN"/>
        </w:rPr>
      </w:pPr>
      <w:r>
        <w:rPr>
          <w:rFonts w:hint="eastAsia"/>
          <w:lang w:val="en-US" w:eastAsia="zh-CN"/>
        </w:rPr>
        <w:t>用户为了从企业处获得期望的服务，向企业申请一张服务单。这张服务单可以是单独的，也可以是一张服务单的子服务单。</w:t>
      </w:r>
    </w:p>
    <w:p>
      <w:pPr>
        <w:bidi w:val="0"/>
        <w:rPr>
          <w:rFonts w:hint="default"/>
          <w:lang w:val="en-US" w:eastAsia="zh-CN"/>
        </w:rPr>
      </w:pPr>
      <w:r>
        <w:rPr>
          <w:rFonts w:hint="eastAsia"/>
          <w:lang w:val="en-US" w:eastAsia="zh-CN"/>
        </w:rPr>
        <w:t>一般来说，企业应在接到申请后向用户发放服务单。在本系统中，企业可以通过设置单个用户最大服务单申请上限，来避免某些用户恶意申请多张服务单、进行信息轰炸等具有潜在危害的行为。这个上限一般由企业自定义，若企业未明确定义或尚未定义，则数量会被默认为两张。</w:t>
      </w:r>
    </w:p>
    <w:p>
      <w:pPr>
        <w:bidi w:val="0"/>
        <w:rPr>
          <w:rFonts w:hint="default"/>
          <w:lang w:val="en-US" w:eastAsia="zh-CN"/>
        </w:rPr>
      </w:pPr>
      <w:r>
        <w:rPr>
          <w:rFonts w:hint="eastAsia"/>
          <w:lang w:val="en-US" w:eastAsia="zh-CN"/>
        </w:rPr>
        <w:t>用户在申请服务单后应当填写相关条目，包括期望获得的服务，现在的状况等；并在填写完成后提交到企业，以使企业进行有针对性地安排专业人员进行服务。</w:t>
      </w:r>
    </w:p>
    <w:p>
      <w:pPr>
        <w:numPr>
          <w:ilvl w:val="0"/>
          <w:numId w:val="7"/>
        </w:numPr>
        <w:bidi w:val="0"/>
        <w:ind w:left="420" w:leftChars="0" w:hanging="420" w:firstLineChars="0"/>
        <w:rPr>
          <w:rFonts w:hint="default"/>
          <w:lang w:val="en-US" w:eastAsia="zh-CN"/>
        </w:rPr>
      </w:pPr>
      <w:r>
        <w:rPr>
          <w:rFonts w:hint="eastAsia"/>
          <w:lang w:val="en-US" w:eastAsia="zh-CN"/>
        </w:rPr>
        <w:t>关闭</w:t>
      </w:r>
    </w:p>
    <w:p>
      <w:pPr>
        <w:bidi w:val="0"/>
        <w:rPr>
          <w:rFonts w:hint="eastAsia"/>
          <w:lang w:val="en-US" w:eastAsia="zh-CN"/>
        </w:rPr>
      </w:pPr>
      <w:r>
        <w:rPr>
          <w:rFonts w:hint="eastAsia"/>
          <w:lang w:val="en-US" w:eastAsia="zh-CN"/>
        </w:rPr>
        <w:t>当用户提交服务单时意愿进行服务的问题已经被解决，或企业与用户双方达成一致后，可以关闭服务单，减少企业客户服务人员的检索压力，释放一定的资源，并将服务单进行归档。</w:t>
      </w:r>
    </w:p>
    <w:p>
      <w:pPr>
        <w:bidi w:val="0"/>
        <w:rPr>
          <w:rFonts w:hint="eastAsia"/>
          <w:lang w:val="en-US" w:eastAsia="zh-CN"/>
        </w:rPr>
      </w:pPr>
      <w:r>
        <w:rPr>
          <w:rFonts w:hint="eastAsia"/>
          <w:lang w:val="en-US" w:eastAsia="zh-CN"/>
        </w:rPr>
        <w:t>关闭操作可以由用户或企业员工执行，在关闭服务单后用户可以对企业员工进行评价。</w:t>
      </w:r>
    </w:p>
    <w:p>
      <w:pPr>
        <w:bidi w:val="0"/>
        <w:rPr>
          <w:rFonts w:hint="default"/>
          <w:lang w:val="en-US" w:eastAsia="zh-CN"/>
        </w:rPr>
      </w:pPr>
      <w:r>
        <w:rPr>
          <w:rFonts w:hint="eastAsia"/>
          <w:lang w:val="en-US" w:eastAsia="zh-CN"/>
        </w:rPr>
        <w:t>如果企业发现问题尚未被解决或需要后续通知用户，服务单可以被再次开启。</w:t>
      </w:r>
    </w:p>
    <w:p>
      <w:pPr>
        <w:numPr>
          <w:ilvl w:val="0"/>
          <w:numId w:val="7"/>
        </w:numPr>
        <w:bidi w:val="0"/>
        <w:ind w:left="420" w:leftChars="0" w:hanging="420" w:firstLineChars="0"/>
        <w:rPr>
          <w:rFonts w:hint="default"/>
          <w:lang w:val="en-US" w:eastAsia="zh-CN"/>
        </w:rPr>
      </w:pPr>
      <w:r>
        <w:rPr>
          <w:rFonts w:hint="eastAsia"/>
          <w:lang w:val="en-US" w:eastAsia="zh-CN"/>
        </w:rPr>
        <w:t>删除</w:t>
      </w:r>
    </w:p>
    <w:p>
      <w:pPr>
        <w:bidi w:val="0"/>
        <w:rPr>
          <w:rFonts w:hint="default"/>
          <w:lang w:val="en-US" w:eastAsia="zh-CN"/>
        </w:rPr>
      </w:pPr>
      <w:r>
        <w:rPr>
          <w:rFonts w:hint="eastAsia"/>
          <w:lang w:val="en-US" w:eastAsia="zh-CN"/>
        </w:rPr>
        <w:t>如果已经归档的服务单数量过多，难以检索，企业可以选择将服务单删除来释放一些资源。</w:t>
      </w:r>
    </w:p>
    <w:p>
      <w:pPr>
        <w:numPr>
          <w:ilvl w:val="3"/>
          <w:numId w:val="3"/>
        </w:numPr>
        <w:ind w:left="850" w:leftChars="0" w:hanging="850" w:firstLineChars="0"/>
        <w:rPr>
          <w:rFonts w:hint="default"/>
          <w:lang w:val="en-US" w:eastAsia="zh-CN"/>
        </w:rPr>
      </w:pPr>
      <w:r>
        <w:rPr>
          <w:rFonts w:hint="eastAsia"/>
          <w:lang w:val="en-US" w:eastAsia="zh-CN"/>
        </w:rPr>
        <w:t>用户</w:t>
      </w:r>
    </w:p>
    <w:p>
      <w:pPr>
        <w:bidi w:val="0"/>
        <w:rPr>
          <w:rFonts w:hint="eastAsia"/>
          <w:lang w:val="en-US" w:eastAsia="zh-CN"/>
        </w:rPr>
      </w:pPr>
      <w:r>
        <w:rPr>
          <w:rFonts w:hint="eastAsia"/>
          <w:lang w:val="en-US" w:eastAsia="zh-CN"/>
        </w:rPr>
        <w:t>如无特殊说明，在本文档中指代申请服务单、请求企业提供服务的用户。</w:t>
      </w:r>
    </w:p>
    <w:p>
      <w:pPr>
        <w:bidi w:val="0"/>
        <w:rPr>
          <w:rFonts w:hint="default"/>
          <w:lang w:val="en-US" w:eastAsia="zh-CN"/>
        </w:rPr>
      </w:pPr>
      <w:r>
        <w:rPr>
          <w:rFonts w:hint="eastAsia"/>
          <w:lang w:val="en-US" w:eastAsia="zh-CN"/>
        </w:rPr>
        <w:t>用户向服务提供商(通常是企业)申请服务单，并填写希望得到的服务，向企业提出申请。</w:t>
      </w:r>
    </w:p>
    <w:p>
      <w:pPr>
        <w:numPr>
          <w:ilvl w:val="3"/>
          <w:numId w:val="3"/>
        </w:numPr>
        <w:ind w:left="850" w:leftChars="0" w:hanging="850" w:firstLineChars="0"/>
        <w:rPr>
          <w:rFonts w:hint="default"/>
          <w:lang w:val="en-US" w:eastAsia="zh-CN"/>
        </w:rPr>
      </w:pPr>
      <w:r>
        <w:rPr>
          <w:rFonts w:hint="eastAsia"/>
          <w:lang w:val="en-US" w:eastAsia="zh-CN"/>
        </w:rPr>
        <w:t>员工</w:t>
      </w:r>
    </w:p>
    <w:p>
      <w:pPr>
        <w:bidi w:val="0"/>
        <w:rPr>
          <w:rFonts w:hint="eastAsia"/>
          <w:lang w:val="en-US" w:eastAsia="zh-CN"/>
        </w:rPr>
      </w:pPr>
      <w:r>
        <w:rPr>
          <w:rFonts w:hint="eastAsia"/>
          <w:lang w:val="en-US" w:eastAsia="zh-CN"/>
        </w:rPr>
        <w:t>如无特殊说明，在本文档中指代使用本产品的企业的客服人员。</w:t>
      </w:r>
    </w:p>
    <w:p>
      <w:pPr>
        <w:bidi w:val="0"/>
        <w:rPr>
          <w:rFonts w:hint="default"/>
          <w:lang w:val="en-US" w:eastAsia="zh-CN"/>
        </w:rPr>
      </w:pPr>
      <w:r>
        <w:rPr>
          <w:rFonts w:hint="eastAsia"/>
          <w:lang w:val="en-US" w:eastAsia="zh-CN"/>
        </w:rPr>
        <w:t>客服人员主要负责解答企业生产产品的用户的问题，并满足他们的合理需求。一个企业中可能有许多员工，他们可以有不同的岗位，并且可以分别进行管理。</w:t>
      </w:r>
    </w:p>
    <w:p>
      <w:pPr>
        <w:numPr>
          <w:ilvl w:val="3"/>
          <w:numId w:val="3"/>
        </w:numPr>
        <w:bidi w:val="0"/>
        <w:ind w:left="850" w:leftChars="0" w:hanging="850" w:firstLineChars="0"/>
        <w:rPr>
          <w:rFonts w:hint="default"/>
          <w:lang w:val="en-US" w:eastAsia="zh-CN"/>
        </w:rPr>
      </w:pPr>
      <w:r>
        <w:rPr>
          <w:rFonts w:hint="eastAsia"/>
          <w:lang w:val="en-US" w:eastAsia="zh-CN"/>
        </w:rPr>
        <w:t>企业</w:t>
      </w:r>
    </w:p>
    <w:p>
      <w:pPr>
        <w:bidi w:val="0"/>
        <w:rPr>
          <w:rFonts w:hint="default"/>
          <w:lang w:val="en-US" w:eastAsia="zh-CN"/>
        </w:rPr>
      </w:pPr>
      <w:r>
        <w:rPr>
          <w:rFonts w:hint="eastAsia"/>
          <w:lang w:val="en-US" w:eastAsia="zh-CN"/>
        </w:rPr>
        <w:t>如无特殊说明，在本文档中指代企业(或企业的法人)，根据语境的不同，也可以指代企业的管理人员、技术人员、负责管理客服的人员等企业的管理人员。</w:t>
      </w:r>
    </w:p>
    <w:p>
      <w:pPr>
        <w:numPr>
          <w:ilvl w:val="3"/>
          <w:numId w:val="3"/>
        </w:numPr>
        <w:bidi w:val="0"/>
        <w:ind w:left="850" w:leftChars="0" w:hanging="850" w:firstLineChars="0"/>
        <w:rPr>
          <w:rFonts w:hint="default"/>
          <w:lang w:val="en-US" w:eastAsia="zh-CN"/>
        </w:rPr>
      </w:pPr>
      <w:r>
        <w:rPr>
          <w:rFonts w:hint="eastAsia"/>
          <w:lang w:val="en-US" w:eastAsia="zh-CN"/>
        </w:rPr>
        <w:t>频道</w:t>
      </w:r>
    </w:p>
    <w:p>
      <w:pPr>
        <w:bidi w:val="0"/>
        <w:rPr>
          <w:rFonts w:hint="default"/>
          <w:lang w:val="en-US" w:eastAsia="zh-CN"/>
        </w:rPr>
      </w:pPr>
      <w:r>
        <w:rPr>
          <w:rFonts w:hint="eastAsia"/>
          <w:lang w:val="en-US" w:eastAsia="zh-CN"/>
        </w:rPr>
        <w:t>如无特殊说明，在本文档中指代客户端中用于企业员工和用户进行沟通的文字聊天频道。</w:t>
      </w:r>
    </w:p>
    <w:p>
      <w:pPr>
        <w:numPr>
          <w:ilvl w:val="3"/>
          <w:numId w:val="3"/>
        </w:numPr>
        <w:bidi w:val="0"/>
        <w:ind w:left="850" w:leftChars="0" w:hanging="850" w:firstLineChars="0"/>
        <w:rPr>
          <w:rFonts w:hint="default"/>
          <w:lang w:val="en-US" w:eastAsia="zh-CN"/>
        </w:rPr>
      </w:pPr>
      <w:r>
        <w:rPr>
          <w:rFonts w:hint="eastAsia"/>
          <w:lang w:val="en-US" w:eastAsia="zh-CN"/>
        </w:rPr>
        <w:t>分组</w:t>
      </w:r>
    </w:p>
    <w:p>
      <w:pPr>
        <w:bidi w:val="0"/>
        <w:rPr>
          <w:rFonts w:hint="eastAsia"/>
          <w:lang w:val="en-US" w:eastAsia="zh-CN"/>
        </w:rPr>
      </w:pPr>
      <w:r>
        <w:rPr>
          <w:rFonts w:hint="eastAsia"/>
          <w:lang w:val="en-US" w:eastAsia="zh-CN"/>
        </w:rPr>
        <w:t>如无特殊说明，在本文档中指代服务单的分组。</w:t>
      </w:r>
    </w:p>
    <w:p>
      <w:pPr>
        <w:bidi w:val="0"/>
        <w:rPr>
          <w:rFonts w:hint="eastAsia"/>
          <w:lang w:val="en-US" w:eastAsia="zh-CN"/>
        </w:rPr>
      </w:pPr>
      <w:r>
        <w:rPr>
          <w:rFonts w:hint="eastAsia"/>
          <w:lang w:val="en-US" w:eastAsia="zh-CN"/>
        </w:rPr>
        <w:t>在单个服务单难以满足用户的需要时，往往需要提出一组服务单来描述用户的需求。此时，用户提出的一组服务单称为一个分组。</w:t>
      </w:r>
    </w:p>
    <w:p>
      <w:pPr>
        <w:bidi w:val="0"/>
        <w:rPr>
          <w:rFonts w:hint="default"/>
          <w:lang w:val="en-US" w:eastAsia="zh-CN"/>
        </w:rPr>
      </w:pPr>
      <w:r>
        <w:rPr>
          <w:rFonts w:hint="eastAsia"/>
          <w:lang w:val="en-US" w:eastAsia="zh-CN"/>
        </w:rPr>
        <w:t>如果制定了单个用户服务单申请数量上限，则一组服务单共同占用一个名额。</w:t>
      </w:r>
    </w:p>
    <w:p>
      <w:pPr>
        <w:numPr>
          <w:ilvl w:val="3"/>
          <w:numId w:val="3"/>
        </w:numPr>
        <w:bidi w:val="0"/>
        <w:ind w:left="850" w:leftChars="0" w:hanging="850" w:firstLineChars="0"/>
        <w:rPr>
          <w:rFonts w:hint="eastAsia"/>
          <w:lang w:val="en-US" w:eastAsia="zh-CN"/>
        </w:rPr>
      </w:pPr>
      <w:r>
        <w:rPr>
          <w:rFonts w:hint="eastAsia"/>
          <w:lang w:val="en-US" w:eastAsia="zh-CN"/>
        </w:rPr>
        <w:t>客户端</w:t>
      </w:r>
    </w:p>
    <w:p>
      <w:pPr>
        <w:bidi w:val="0"/>
        <w:rPr>
          <w:rFonts w:hint="eastAsia"/>
          <w:lang w:val="en-US" w:eastAsia="zh-CN"/>
        </w:rPr>
      </w:pPr>
      <w:r>
        <w:rPr>
          <w:rFonts w:hint="eastAsia"/>
          <w:lang w:val="en-US" w:eastAsia="zh-CN"/>
        </w:rPr>
        <w:t>客户端为需要联系企业进行售后支持、申请服务单的用户(本段中简称</w:t>
      </w:r>
      <w:r>
        <w:rPr>
          <w:rFonts w:hint="default"/>
          <w:lang w:val="en-US" w:eastAsia="zh-CN"/>
        </w:rPr>
        <w:t>”</w:t>
      </w:r>
      <w:r>
        <w:rPr>
          <w:rFonts w:hint="eastAsia"/>
          <w:lang w:val="en-US" w:eastAsia="zh-CN"/>
        </w:rPr>
        <w:t>用户</w:t>
      </w:r>
      <w:r>
        <w:rPr>
          <w:rFonts w:hint="default"/>
          <w:lang w:val="en-US" w:eastAsia="zh-CN"/>
        </w:rPr>
        <w:t>”</w:t>
      </w:r>
      <w:r>
        <w:rPr>
          <w:rFonts w:hint="eastAsia"/>
          <w:lang w:val="en-US" w:eastAsia="zh-CN"/>
        </w:rPr>
        <w:t>)所登录的网站。</w:t>
      </w:r>
    </w:p>
    <w:p>
      <w:pPr>
        <w:bidi w:val="0"/>
        <w:rPr>
          <w:rFonts w:hint="default"/>
          <w:lang w:val="en-US" w:eastAsia="zh-CN"/>
        </w:rPr>
      </w:pPr>
      <w:r>
        <w:rPr>
          <w:rFonts w:hint="eastAsia"/>
          <w:lang w:val="en-US" w:eastAsia="zh-CN"/>
        </w:rPr>
        <w:t>用户可以在客户端登录后，与客户端中的控件进行交互来实现需求。</w:t>
      </w:r>
    </w:p>
    <w:p>
      <w:pPr>
        <w:numPr>
          <w:ilvl w:val="3"/>
          <w:numId w:val="3"/>
        </w:numPr>
        <w:bidi w:val="0"/>
        <w:ind w:left="850" w:leftChars="0" w:hanging="850" w:firstLineChars="0"/>
        <w:rPr>
          <w:rFonts w:hint="eastAsia"/>
          <w:lang w:val="en-US" w:eastAsia="zh-CN"/>
        </w:rPr>
      </w:pPr>
      <w:r>
        <w:rPr>
          <w:rFonts w:hint="eastAsia"/>
          <w:lang w:val="en-US" w:eastAsia="zh-CN"/>
        </w:rPr>
        <w:t>服务端</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服务端为运行在独立服务器上的管理软件，负责数据的转发与筛选，和数据库通信以及保障通信安全。</w:t>
      </w:r>
    </w:p>
    <w:p>
      <w:pPr>
        <w:pStyle w:val="3"/>
        <w:numPr>
          <w:ilvl w:val="1"/>
          <w:numId w:val="3"/>
        </w:numPr>
        <w:bidi w:val="0"/>
        <w:ind w:left="0" w:leftChars="0" w:firstLine="0" w:firstLineChars="0"/>
        <w:rPr>
          <w:rFonts w:hint="eastAsia"/>
        </w:rPr>
      </w:pPr>
      <w:bookmarkStart w:id="19" w:name="_Toc2088"/>
      <w:r>
        <w:rPr>
          <w:rFonts w:hint="eastAsia"/>
        </w:rPr>
        <w:t>参考文献</w:t>
      </w:r>
      <w:bookmarkEnd w:id="17"/>
      <w:bookmarkEnd w:id="19"/>
    </w:p>
    <w:p>
      <w:pPr>
        <w:rPr>
          <w:rFonts w:hint="eastAsia"/>
        </w:rPr>
      </w:pPr>
      <w:r>
        <w:rPr>
          <w:rFonts w:hint="eastAsia"/>
        </w:rPr>
        <w:t>[1] Society I C . IEEE Recommended Practice for Software Requirements Specifications[J]. IEEE Std. 830-1998, 1998.</w:t>
      </w:r>
    </w:p>
    <w:p>
      <w:pPr>
        <w:pStyle w:val="3"/>
        <w:numPr>
          <w:ilvl w:val="1"/>
          <w:numId w:val="3"/>
        </w:numPr>
        <w:tabs>
          <w:tab w:val="left" w:pos="335"/>
        </w:tabs>
        <w:bidi w:val="0"/>
        <w:ind w:left="0" w:leftChars="0" w:firstLine="0" w:firstLineChars="0"/>
      </w:pPr>
      <w:bookmarkStart w:id="20" w:name="_Toc4654"/>
      <w:bookmarkStart w:id="21" w:name="_Toc14684"/>
      <w:r>
        <w:rPr>
          <w:rFonts w:hint="eastAsia"/>
        </w:rPr>
        <w:t>文档结构</w:t>
      </w:r>
      <w:bookmarkEnd w:id="20"/>
      <w:bookmarkEnd w:id="21"/>
    </w:p>
    <w:p>
      <w:pPr>
        <w:bidi w:val="0"/>
      </w:pPr>
      <w:r>
        <w:rPr>
          <w:rFonts w:hint="eastAsia"/>
        </w:rPr>
        <w:t>文档的其余部分包括软件的总体需求和与软件设计相关的具体的软件需求。</w:t>
      </w:r>
    </w:p>
    <w:p>
      <w:pPr>
        <w:numPr>
          <w:ilvl w:val="0"/>
          <w:numId w:val="8"/>
        </w:numPr>
        <w:bidi w:val="0"/>
        <w:ind w:left="420" w:leftChars="0" w:hanging="420" w:firstLineChars="0"/>
      </w:pPr>
      <w:r>
        <w:rPr>
          <w:rFonts w:hint="eastAsia"/>
        </w:rPr>
        <w:t>第二部分进行</w:t>
      </w:r>
      <w:r>
        <w:rPr>
          <w:rFonts w:hint="eastAsia"/>
          <w:lang w:val="en-US" w:eastAsia="zh-CN"/>
        </w:rPr>
        <w:t>本</w:t>
      </w:r>
      <w:r>
        <w:rPr>
          <w:rFonts w:hint="eastAsia"/>
        </w:rPr>
        <w:t>系统的总体描述</w:t>
      </w:r>
    </w:p>
    <w:p>
      <w:pPr>
        <w:numPr>
          <w:ilvl w:val="0"/>
          <w:numId w:val="8"/>
        </w:numPr>
        <w:bidi w:val="0"/>
        <w:ind w:left="420" w:leftChars="0" w:hanging="420" w:firstLineChars="0"/>
        <w:rPr>
          <w:rFonts w:hint="eastAsia"/>
        </w:rPr>
      </w:pPr>
      <w:r>
        <w:rPr>
          <w:rFonts w:hint="eastAsia"/>
        </w:rPr>
        <w:t>第三部分描述</w:t>
      </w:r>
      <w:r>
        <w:rPr>
          <w:rFonts w:hint="eastAsia"/>
          <w:lang w:val="en-US" w:eastAsia="zh-CN"/>
        </w:rPr>
        <w:t>本</w:t>
      </w:r>
      <w:r>
        <w:rPr>
          <w:rFonts w:hint="eastAsia"/>
        </w:rPr>
        <w:t>系统的具体需求</w:t>
      </w:r>
    </w:p>
    <w:p>
      <w:pPr>
        <w:numPr>
          <w:ilvl w:val="0"/>
          <w:numId w:val="8"/>
        </w:numPr>
        <w:ind w:left="420" w:leftChars="0" w:hanging="420" w:firstLineChars="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第四部分规划本系统的需求模型</w:t>
      </w:r>
    </w:p>
    <w:p>
      <w:pPr>
        <w:pStyle w:val="3"/>
        <w:numPr>
          <w:ilvl w:val="1"/>
          <w:numId w:val="3"/>
        </w:numPr>
        <w:ind w:left="0" w:leftChars="0" w:firstLine="0" w:firstLineChars="0"/>
        <w:rPr>
          <w:color w:val="000000" w:themeColor="text1"/>
          <w14:textFill>
            <w14:solidFill>
              <w14:schemeClr w14:val="tx1"/>
            </w14:solidFill>
          </w14:textFill>
        </w:rPr>
      </w:pPr>
      <w:bookmarkStart w:id="22" w:name="_Toc8706"/>
      <w:bookmarkStart w:id="23" w:name="_Toc13724"/>
      <w:r>
        <w:rPr>
          <w:rFonts w:hint="eastAsia"/>
          <w:color w:val="000000" w:themeColor="text1"/>
          <w14:textFill>
            <w14:solidFill>
              <w14:schemeClr w14:val="tx1"/>
            </w14:solidFill>
          </w14:textFill>
        </w:rPr>
        <w:t>人员分工</w:t>
      </w:r>
      <w:bookmarkEnd w:id="22"/>
      <w:bookmarkEnd w:id="23"/>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br w:type="page"/>
      </w:r>
    </w:p>
    <w:p>
      <w:pPr>
        <w:ind w:left="0" w:leftChars="0" w:firstLine="0" w:firstLineChars="0"/>
        <w:rPr>
          <w:rFonts w:hint="eastAsia"/>
          <w:color w:val="000000" w:themeColor="text1"/>
          <w14:textFill>
            <w14:solidFill>
              <w14:schemeClr w14:val="tx1"/>
            </w14:solidFill>
          </w14:textFill>
        </w:rPr>
      </w:pPr>
    </w:p>
    <w:p>
      <w:pPr>
        <w:pStyle w:val="35"/>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1 </w:t>
      </w:r>
      <w:r>
        <w:rPr>
          <w:rFonts w:hint="eastAsia"/>
          <w:color w:val="000000" w:themeColor="text1"/>
          <w14:textFill>
            <w14:solidFill>
              <w14:schemeClr w14:val="tx1"/>
            </w14:solidFill>
          </w14:textFill>
        </w:rPr>
        <w:t>人员分工</w:t>
      </w:r>
    </w:p>
    <w:tbl>
      <w:tblPr>
        <w:tblStyle w:val="23"/>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5"/>
        <w:gridCol w:w="6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2" w:type="pct"/>
            <w:vAlign w:val="top"/>
          </w:tcPr>
          <w:p>
            <w:pPr>
              <w:pStyle w:val="35"/>
              <w:bidi w:val="0"/>
            </w:pPr>
            <w:r>
              <w:rPr>
                <w:rFonts w:hint="eastAsia"/>
              </w:rPr>
              <w:t>组员</w:t>
            </w:r>
          </w:p>
        </w:tc>
        <w:tc>
          <w:tcPr>
            <w:tcW w:w="4057" w:type="pct"/>
            <w:vAlign w:val="top"/>
          </w:tcPr>
          <w:p>
            <w:pPr>
              <w:pStyle w:val="35"/>
              <w:bidi w:val="0"/>
            </w:pPr>
            <w:r>
              <w:rPr>
                <w:rFonts w:hint="eastAsia"/>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942" w:type="pct"/>
            <w:textDirection w:val="tbLrV"/>
            <w:vAlign w:val="center"/>
          </w:tcPr>
          <w:p>
            <w:pPr>
              <w:pStyle w:val="35"/>
              <w:bidi w:val="0"/>
              <w:rPr>
                <w:rFonts w:hint="default"/>
                <w:lang w:val="en-US" w:eastAsia="zh-CN"/>
              </w:rPr>
            </w:pPr>
            <w:r>
              <w:rPr>
                <w:rFonts w:hint="eastAsia"/>
                <w:lang w:val="en-US" w:eastAsia="zh-CN"/>
              </w:rPr>
              <w:t>赵士行</w:t>
            </w:r>
          </w:p>
        </w:tc>
        <w:tc>
          <w:tcPr>
            <w:tcW w:w="4057" w:type="pct"/>
            <w:vAlign w:val="top"/>
          </w:tcPr>
          <w:p>
            <w:pPr>
              <w:pStyle w:val="34"/>
              <w:widowControl w:val="0"/>
              <w:bidi w:val="0"/>
              <w:jc w:val="both"/>
              <w:rPr>
                <w:rFonts w:hint="eastAsia"/>
                <w:lang w:val="en-US" w:eastAsia="zh-CN"/>
              </w:rPr>
            </w:pPr>
            <w:r>
              <w:rPr>
                <w:rFonts w:hint="eastAsia"/>
                <w:lang w:val="en-US" w:eastAsia="zh-CN"/>
              </w:rPr>
              <w:t>消息是否已读反馈</w:t>
            </w:r>
          </w:p>
          <w:p>
            <w:pPr>
              <w:pStyle w:val="34"/>
              <w:widowControl w:val="0"/>
              <w:bidi w:val="0"/>
              <w:jc w:val="both"/>
              <w:rPr>
                <w:rFonts w:hint="eastAsia"/>
                <w:lang w:val="en-US" w:eastAsia="zh-CN"/>
              </w:rPr>
            </w:pPr>
            <w:r>
              <w:rPr>
                <w:rFonts w:hint="eastAsia"/>
                <w:lang w:val="en-US" w:eastAsia="zh-CN"/>
              </w:rPr>
              <w:t>服务单转发</w:t>
            </w:r>
          </w:p>
          <w:p>
            <w:pPr>
              <w:pStyle w:val="34"/>
              <w:widowControl w:val="0"/>
              <w:bidi w:val="0"/>
              <w:jc w:val="both"/>
              <w:rPr>
                <w:rFonts w:hint="eastAsia"/>
                <w:lang w:val="en-US" w:eastAsia="zh-CN"/>
              </w:rPr>
            </w:pPr>
            <w:r>
              <w:rPr>
                <w:rFonts w:hint="eastAsia"/>
                <w:lang w:val="en-US" w:eastAsia="zh-CN"/>
              </w:rPr>
              <w:t>搜索客服评价</w:t>
            </w:r>
          </w:p>
          <w:p>
            <w:pPr>
              <w:pStyle w:val="34"/>
              <w:widowControl w:val="0"/>
              <w:bidi w:val="0"/>
              <w:jc w:val="both"/>
              <w:rPr>
                <w:rFonts w:hint="eastAsia"/>
                <w:lang w:val="en-US" w:eastAsia="zh-CN"/>
              </w:rPr>
            </w:pPr>
            <w:r>
              <w:rPr>
                <w:rFonts w:hint="eastAsia"/>
                <w:lang w:val="en-US" w:eastAsia="zh-CN"/>
              </w:rPr>
              <w:t>查看评价详情</w:t>
            </w:r>
          </w:p>
          <w:p>
            <w:pPr>
              <w:pStyle w:val="34"/>
              <w:widowControl w:val="0"/>
              <w:bidi w:val="0"/>
              <w:jc w:val="both"/>
              <w:rPr>
                <w:rFonts w:hint="eastAsia"/>
                <w:lang w:val="en-US" w:eastAsia="zh-CN"/>
              </w:rPr>
            </w:pPr>
            <w:r>
              <w:rPr>
                <w:rFonts w:hint="eastAsia"/>
                <w:lang w:val="en-US" w:eastAsia="zh-CN"/>
              </w:rPr>
              <w:t>查看综合评价</w:t>
            </w:r>
          </w:p>
          <w:p>
            <w:pPr>
              <w:pStyle w:val="34"/>
              <w:widowControl w:val="0"/>
              <w:bidi w:val="0"/>
              <w:jc w:val="both"/>
              <w:rPr>
                <w:rFonts w:hint="eastAsia"/>
                <w:lang w:val="en-US" w:eastAsia="zh-CN"/>
              </w:rPr>
            </w:pPr>
            <w:r>
              <w:rPr>
                <w:rFonts w:hint="eastAsia"/>
                <w:lang w:val="en-US" w:eastAsia="zh-CN"/>
              </w:rPr>
              <w:t>添加问题类型</w:t>
            </w:r>
          </w:p>
          <w:p>
            <w:pPr>
              <w:pStyle w:val="34"/>
              <w:widowControl w:val="0"/>
              <w:bidi w:val="0"/>
              <w:jc w:val="both"/>
              <w:rPr>
                <w:rFonts w:hint="eastAsia"/>
                <w:lang w:val="en-US" w:eastAsia="zh-CN"/>
              </w:rPr>
            </w:pPr>
            <w:r>
              <w:rPr>
                <w:rFonts w:hint="eastAsia"/>
                <w:lang w:val="en-US" w:eastAsia="zh-CN"/>
              </w:rPr>
              <w:t>删除问题类型</w:t>
            </w:r>
          </w:p>
          <w:p>
            <w:pPr>
              <w:pStyle w:val="34"/>
              <w:widowControl w:val="0"/>
              <w:bidi w:val="0"/>
              <w:jc w:val="both"/>
              <w:rPr>
                <w:rFonts w:hint="eastAsia"/>
                <w:lang w:val="en-US" w:eastAsia="zh-CN"/>
              </w:rPr>
            </w:pPr>
            <w:r>
              <w:rPr>
                <w:rFonts w:hint="eastAsia"/>
                <w:lang w:val="en-US" w:eastAsia="zh-CN"/>
              </w:rPr>
              <w:t>搜索问题类型</w:t>
            </w:r>
          </w:p>
          <w:p>
            <w:pPr>
              <w:pStyle w:val="34"/>
              <w:widowControl w:val="0"/>
              <w:bidi w:val="0"/>
              <w:jc w:val="both"/>
              <w:rPr>
                <w:rFonts w:hint="eastAsia"/>
                <w:lang w:val="en-US" w:eastAsia="zh-CN"/>
              </w:rPr>
            </w:pPr>
            <w:r>
              <w:rPr>
                <w:rFonts w:hint="eastAsia"/>
                <w:lang w:val="en-US" w:eastAsia="zh-CN"/>
              </w:rPr>
              <w:t>修改问题类型</w:t>
            </w:r>
          </w:p>
          <w:p>
            <w:pPr>
              <w:pStyle w:val="34"/>
              <w:widowControl w:val="0"/>
              <w:bidi w:val="0"/>
              <w:jc w:val="both"/>
              <w:rPr>
                <w:rFonts w:hint="eastAsia"/>
                <w:lang w:val="en-US" w:eastAsia="zh-CN"/>
              </w:rPr>
            </w:pPr>
            <w:r>
              <w:rPr>
                <w:rFonts w:hint="eastAsia"/>
                <w:lang w:val="en-US" w:eastAsia="zh-CN"/>
              </w:rPr>
              <w:t>搜索投诉</w:t>
            </w:r>
          </w:p>
          <w:p>
            <w:pPr>
              <w:pStyle w:val="34"/>
              <w:widowControl w:val="0"/>
              <w:bidi w:val="0"/>
              <w:jc w:val="both"/>
              <w:rPr>
                <w:rFonts w:hint="eastAsia"/>
                <w:lang w:val="en-US" w:eastAsia="zh-CN"/>
              </w:rPr>
            </w:pPr>
            <w:r>
              <w:rPr>
                <w:rFonts w:hint="eastAsia"/>
                <w:lang w:val="en-US" w:eastAsia="zh-CN"/>
              </w:rPr>
              <w:t>删除投诉</w:t>
            </w:r>
          </w:p>
          <w:p>
            <w:pPr>
              <w:pStyle w:val="34"/>
              <w:widowControl w:val="0"/>
              <w:bidi w:val="0"/>
              <w:jc w:val="both"/>
              <w:rPr>
                <w:rFonts w:hint="eastAsia"/>
                <w:lang w:val="en-US" w:eastAsia="zh-CN"/>
              </w:rPr>
            </w:pPr>
            <w:r>
              <w:rPr>
                <w:rFonts w:hint="eastAsia"/>
                <w:lang w:val="en-US" w:eastAsia="zh-CN"/>
              </w:rPr>
              <w:t>查看投诉</w:t>
            </w:r>
          </w:p>
          <w:p>
            <w:pPr>
              <w:pStyle w:val="34"/>
              <w:widowControl w:val="0"/>
              <w:bidi w:val="0"/>
              <w:jc w:val="both"/>
              <w:rPr>
                <w:rFonts w:hint="eastAsia"/>
                <w:lang w:val="en-US" w:eastAsia="zh-CN"/>
              </w:rPr>
            </w:pPr>
            <w:r>
              <w:rPr>
                <w:rFonts w:hint="eastAsia"/>
                <w:lang w:val="en-US" w:eastAsia="zh-CN"/>
              </w:rPr>
              <w:t>搜索入驻申请</w:t>
            </w:r>
          </w:p>
          <w:p>
            <w:pPr>
              <w:pStyle w:val="34"/>
              <w:widowControl w:val="0"/>
              <w:bidi w:val="0"/>
              <w:jc w:val="both"/>
              <w:rPr>
                <w:rFonts w:hint="eastAsia"/>
                <w:lang w:val="en-US" w:eastAsia="zh-CN"/>
              </w:rPr>
            </w:pPr>
            <w:r>
              <w:rPr>
                <w:rFonts w:hint="eastAsia"/>
                <w:lang w:val="en-US" w:eastAsia="zh-CN"/>
              </w:rPr>
              <w:t>同意入驻申请</w:t>
            </w:r>
          </w:p>
          <w:p>
            <w:pPr>
              <w:pStyle w:val="34"/>
              <w:widowControl w:val="0"/>
              <w:bidi w:val="0"/>
              <w:jc w:val="both"/>
              <w:rPr>
                <w:rFonts w:hint="eastAsia"/>
                <w:lang w:val="en-US" w:eastAsia="zh-CN"/>
              </w:rPr>
            </w:pPr>
            <w:r>
              <w:rPr>
                <w:rFonts w:hint="eastAsia"/>
                <w:lang w:val="en-US" w:eastAsia="zh-CN"/>
              </w:rPr>
              <w:t>驳回入驻申请</w:t>
            </w:r>
          </w:p>
          <w:p>
            <w:pPr>
              <w:pStyle w:val="34"/>
              <w:widowControl w:val="0"/>
              <w:bidi w:val="0"/>
              <w:jc w:val="both"/>
              <w:rPr>
                <w:rFonts w:hint="eastAsia"/>
                <w:lang w:val="en-US" w:eastAsia="zh-CN"/>
              </w:rPr>
            </w:pPr>
            <w:r>
              <w:rPr>
                <w:rFonts w:hint="eastAsia"/>
                <w:lang w:val="en-US" w:eastAsia="zh-CN"/>
              </w:rPr>
              <w:t>搜索客服</w:t>
            </w:r>
          </w:p>
          <w:p>
            <w:pPr>
              <w:pStyle w:val="34"/>
              <w:widowControl w:val="0"/>
              <w:bidi w:val="0"/>
              <w:jc w:val="both"/>
              <w:rPr>
                <w:rFonts w:hint="eastAsia"/>
                <w:lang w:val="en-US" w:eastAsia="zh-CN"/>
              </w:rPr>
            </w:pPr>
            <w:r>
              <w:rPr>
                <w:rFonts w:hint="eastAsia"/>
                <w:lang w:val="en-US" w:eastAsia="zh-CN"/>
              </w:rPr>
              <w:t>添加客服</w:t>
            </w:r>
          </w:p>
          <w:p>
            <w:pPr>
              <w:pStyle w:val="34"/>
              <w:widowControl w:val="0"/>
              <w:bidi w:val="0"/>
              <w:jc w:val="both"/>
              <w:rPr>
                <w:rFonts w:hint="eastAsia"/>
                <w:lang w:val="en-US" w:eastAsia="zh-CN"/>
              </w:rPr>
            </w:pPr>
            <w:r>
              <w:rPr>
                <w:rFonts w:hint="eastAsia"/>
                <w:lang w:val="en-US" w:eastAsia="zh-CN"/>
              </w:rPr>
              <w:t>注销客服</w:t>
            </w:r>
          </w:p>
          <w:p>
            <w:pPr>
              <w:pStyle w:val="34"/>
              <w:widowControl w:val="0"/>
              <w:bidi w:val="0"/>
              <w:jc w:val="both"/>
              <w:rPr>
                <w:rFonts w:hint="eastAsia"/>
                <w:lang w:val="en-US" w:eastAsia="zh-CN"/>
              </w:rPr>
            </w:pPr>
            <w:r>
              <w:rPr>
                <w:rFonts w:hint="eastAsia"/>
                <w:lang w:val="en-US" w:eastAsia="zh-CN"/>
              </w:rPr>
              <w:t>重置客服密码</w:t>
            </w:r>
          </w:p>
          <w:p>
            <w:pPr>
              <w:pStyle w:val="34"/>
              <w:widowControl w:val="0"/>
              <w:bidi w:val="0"/>
              <w:jc w:val="both"/>
              <w:rPr>
                <w:rFonts w:hint="eastAsia"/>
                <w:lang w:val="en-US" w:eastAsia="zh-CN"/>
              </w:rPr>
            </w:pPr>
            <w:r>
              <w:rPr>
                <w:rFonts w:hint="eastAsia"/>
                <w:lang w:val="en-US" w:eastAsia="zh-CN"/>
              </w:rPr>
              <w:t>切换客服状态</w:t>
            </w:r>
          </w:p>
          <w:p>
            <w:pPr>
              <w:pStyle w:val="34"/>
              <w:widowControl w:val="0"/>
              <w:bidi w:val="0"/>
              <w:jc w:val="both"/>
              <w:rPr>
                <w:rFonts w:hint="eastAsia"/>
                <w:lang w:val="en-US" w:eastAsia="zh-CN"/>
              </w:rPr>
            </w:pPr>
            <w:r>
              <w:rPr>
                <w:rFonts w:hint="eastAsia"/>
                <w:lang w:val="en-US" w:eastAsia="zh-CN"/>
              </w:rPr>
              <w:t>搜索企业</w:t>
            </w:r>
          </w:p>
          <w:p>
            <w:pPr>
              <w:pStyle w:val="34"/>
              <w:widowControl w:val="0"/>
              <w:bidi w:val="0"/>
              <w:jc w:val="both"/>
              <w:rPr>
                <w:rFonts w:hint="eastAsia"/>
                <w:lang w:val="en-US" w:eastAsia="zh-CN"/>
              </w:rPr>
            </w:pPr>
            <w:r>
              <w:rPr>
                <w:rFonts w:hint="eastAsia"/>
                <w:lang w:val="en-US" w:eastAsia="zh-CN"/>
              </w:rPr>
              <w:t>添加企业</w:t>
            </w:r>
          </w:p>
          <w:p>
            <w:pPr>
              <w:pStyle w:val="34"/>
              <w:widowControl w:val="0"/>
              <w:bidi w:val="0"/>
              <w:jc w:val="both"/>
              <w:rPr>
                <w:rFonts w:hint="eastAsia"/>
                <w:lang w:val="en-US" w:eastAsia="zh-CN"/>
              </w:rPr>
            </w:pPr>
            <w:r>
              <w:rPr>
                <w:rFonts w:hint="eastAsia"/>
                <w:lang w:val="en-US" w:eastAsia="zh-CN"/>
              </w:rPr>
              <w:t>注销企业</w:t>
            </w:r>
          </w:p>
          <w:p>
            <w:pPr>
              <w:pStyle w:val="34"/>
              <w:widowControl w:val="0"/>
              <w:bidi w:val="0"/>
              <w:jc w:val="both"/>
              <w:rPr>
                <w:rFonts w:hint="eastAsia"/>
                <w:lang w:val="en-US" w:eastAsia="zh-CN"/>
              </w:rPr>
            </w:pPr>
            <w:r>
              <w:rPr>
                <w:rFonts w:hint="eastAsia"/>
                <w:lang w:val="en-US" w:eastAsia="zh-CN"/>
              </w:rPr>
              <w:t>重置企业密码</w:t>
            </w:r>
          </w:p>
          <w:p>
            <w:pPr>
              <w:pStyle w:val="34"/>
              <w:widowControl w:val="0"/>
              <w:bidi w:val="0"/>
              <w:jc w:val="both"/>
              <w:rPr>
                <w:rFonts w:hint="default"/>
                <w:lang w:eastAsia="zh-CN"/>
              </w:rPr>
            </w:pPr>
            <w:r>
              <w:rPr>
                <w:rFonts w:hint="eastAsia"/>
                <w:lang w:val="en-US" w:eastAsia="zh-CN"/>
              </w:rPr>
              <w:t>切换企业状态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942" w:type="pct"/>
            <w:textDirection w:val="tbLrV"/>
            <w:vAlign w:val="center"/>
          </w:tcPr>
          <w:p>
            <w:pPr>
              <w:pStyle w:val="35"/>
              <w:bidi w:val="0"/>
              <w:rPr>
                <w:rFonts w:hint="eastAsia"/>
                <w:lang w:val="en-US" w:eastAsia="zh-CN"/>
              </w:rPr>
            </w:pPr>
            <w:r>
              <w:rPr>
                <w:rFonts w:hint="eastAsia"/>
                <w:lang w:val="en-US" w:eastAsia="zh-CN"/>
              </w:rPr>
              <w:t>姜山</w:t>
            </w:r>
          </w:p>
        </w:tc>
        <w:tc>
          <w:tcPr>
            <w:tcW w:w="4057" w:type="pct"/>
            <w:vAlign w:val="top"/>
          </w:tcPr>
          <w:p>
            <w:pPr>
              <w:pStyle w:val="34"/>
              <w:widowControl w:val="0"/>
              <w:bidi w:val="0"/>
              <w:jc w:val="both"/>
              <w:rPr>
                <w:rFonts w:hint="eastAsia"/>
                <w:lang w:val="en-US" w:eastAsia="zh-CN"/>
              </w:rPr>
            </w:pPr>
            <w:r>
              <w:rPr>
                <w:rFonts w:hint="eastAsia"/>
                <w:lang w:val="en-US" w:eastAsia="zh-CN"/>
              </w:rPr>
              <w:t>申请服务单</w:t>
            </w:r>
          </w:p>
          <w:p>
            <w:pPr>
              <w:pStyle w:val="34"/>
              <w:widowControl w:val="0"/>
              <w:bidi w:val="0"/>
              <w:jc w:val="both"/>
              <w:rPr>
                <w:rFonts w:hint="eastAsia"/>
                <w:lang w:val="en-US" w:eastAsia="zh-CN"/>
              </w:rPr>
            </w:pPr>
            <w:r>
              <w:rPr>
                <w:rFonts w:hint="eastAsia"/>
                <w:lang w:val="en-US" w:eastAsia="zh-CN"/>
              </w:rPr>
              <w:t>提交服务单</w:t>
            </w:r>
          </w:p>
          <w:p>
            <w:pPr>
              <w:pStyle w:val="34"/>
              <w:widowControl w:val="0"/>
              <w:bidi w:val="0"/>
              <w:jc w:val="both"/>
              <w:rPr>
                <w:rFonts w:hint="eastAsia"/>
                <w:lang w:val="en-US" w:eastAsia="zh-CN"/>
              </w:rPr>
            </w:pPr>
            <w:r>
              <w:rPr>
                <w:rFonts w:hint="eastAsia"/>
                <w:lang w:val="en-US" w:eastAsia="zh-CN"/>
              </w:rPr>
              <w:t>关闭服务单</w:t>
            </w:r>
          </w:p>
          <w:p>
            <w:pPr>
              <w:pStyle w:val="34"/>
              <w:widowControl w:val="0"/>
              <w:bidi w:val="0"/>
              <w:jc w:val="both"/>
              <w:rPr>
                <w:rFonts w:hint="eastAsia"/>
                <w:lang w:val="en-US" w:eastAsia="zh-CN"/>
              </w:rPr>
            </w:pPr>
            <w:r>
              <w:rPr>
                <w:rFonts w:hint="eastAsia"/>
                <w:lang w:val="en-US" w:eastAsia="zh-CN"/>
              </w:rPr>
              <w:t>重开服务单</w:t>
            </w:r>
          </w:p>
          <w:p>
            <w:pPr>
              <w:pStyle w:val="34"/>
              <w:widowControl w:val="0"/>
              <w:bidi w:val="0"/>
              <w:jc w:val="both"/>
              <w:rPr>
                <w:rFonts w:hint="eastAsia"/>
                <w:lang w:val="en-US" w:eastAsia="zh-CN"/>
              </w:rPr>
            </w:pPr>
            <w:r>
              <w:rPr>
                <w:rFonts w:hint="eastAsia"/>
                <w:lang w:val="en-US" w:eastAsia="zh-CN"/>
              </w:rPr>
              <w:t>删除服务单</w:t>
            </w:r>
          </w:p>
          <w:p>
            <w:pPr>
              <w:pStyle w:val="34"/>
              <w:widowControl w:val="0"/>
              <w:bidi w:val="0"/>
              <w:jc w:val="both"/>
              <w:rPr>
                <w:rFonts w:hint="eastAsia"/>
                <w:lang w:val="en-US" w:eastAsia="zh-CN"/>
              </w:rPr>
            </w:pPr>
            <w:r>
              <w:rPr>
                <w:rFonts w:hint="eastAsia"/>
                <w:lang w:val="en-US" w:eastAsia="zh-CN"/>
              </w:rPr>
              <w:t>选择问题类型</w:t>
            </w:r>
          </w:p>
          <w:p>
            <w:pPr>
              <w:pStyle w:val="34"/>
              <w:widowControl w:val="0"/>
              <w:bidi w:val="0"/>
              <w:jc w:val="both"/>
              <w:rPr>
                <w:rFonts w:hint="eastAsia"/>
                <w:lang w:val="en-US" w:eastAsia="zh-CN"/>
              </w:rPr>
            </w:pPr>
            <w:r>
              <w:rPr>
                <w:rFonts w:hint="eastAsia"/>
                <w:lang w:val="en-US" w:eastAsia="zh-CN"/>
              </w:rPr>
              <w:t>发送消息</w:t>
            </w:r>
          </w:p>
          <w:p>
            <w:pPr>
              <w:pStyle w:val="34"/>
              <w:widowControl w:val="0"/>
              <w:bidi w:val="0"/>
              <w:jc w:val="both"/>
              <w:rPr>
                <w:rFonts w:hint="eastAsia"/>
                <w:lang w:val="en-US" w:eastAsia="zh-CN"/>
              </w:rPr>
            </w:pPr>
            <w:r>
              <w:rPr>
                <w:rFonts w:hint="eastAsia"/>
                <w:lang w:val="en-US" w:eastAsia="zh-CN"/>
              </w:rPr>
              <w:t>服务评价</w:t>
            </w:r>
          </w:p>
          <w:p>
            <w:pPr>
              <w:pStyle w:val="34"/>
              <w:widowControl w:val="0"/>
              <w:bidi w:val="0"/>
              <w:jc w:val="both"/>
              <w:rPr>
                <w:rFonts w:hint="eastAsia"/>
                <w:lang w:val="en-US" w:eastAsia="zh-CN"/>
              </w:rPr>
            </w:pPr>
            <w:r>
              <w:rPr>
                <w:rFonts w:hint="eastAsia"/>
                <w:lang w:val="en-US" w:eastAsia="zh-CN"/>
              </w:rPr>
              <w:t>投诉服务</w:t>
            </w:r>
          </w:p>
          <w:p>
            <w:pPr>
              <w:pStyle w:val="34"/>
              <w:widowControl w:val="0"/>
              <w:bidi w:val="0"/>
              <w:jc w:val="both"/>
              <w:rPr>
                <w:rFonts w:hint="eastAsia"/>
                <w:lang w:val="en-US" w:eastAsia="zh-CN"/>
              </w:rPr>
            </w:pPr>
            <w:r>
              <w:rPr>
                <w:rFonts w:hint="eastAsia"/>
                <w:lang w:val="en-US" w:eastAsia="zh-CN"/>
              </w:rPr>
              <w:t>企业入驻申请</w:t>
            </w:r>
          </w:p>
          <w:p>
            <w:pPr>
              <w:pStyle w:val="34"/>
              <w:widowControl w:val="0"/>
              <w:bidi w:val="0"/>
              <w:jc w:val="both"/>
              <w:rPr>
                <w:rFonts w:hint="eastAsia"/>
                <w:lang w:val="en-US" w:eastAsia="zh-CN"/>
              </w:rPr>
            </w:pPr>
            <w:r>
              <w:rPr>
                <w:rFonts w:hint="eastAsia"/>
                <w:lang w:val="en-US" w:eastAsia="zh-CN"/>
              </w:rPr>
              <w:t>发送消息</w:t>
            </w:r>
          </w:p>
          <w:p>
            <w:pPr>
              <w:pStyle w:val="34"/>
              <w:widowControl w:val="0"/>
              <w:bidi w:val="0"/>
              <w:jc w:val="both"/>
              <w:rPr>
                <w:rFonts w:hint="eastAsia"/>
                <w:lang w:val="en-US" w:eastAsia="zh-CN"/>
              </w:rPr>
            </w:pPr>
            <w:r>
              <w:rPr>
                <w:rFonts w:hint="eastAsia"/>
                <w:lang w:val="en-US" w:eastAsia="zh-CN"/>
              </w:rPr>
              <w:t>查看日志</w:t>
            </w:r>
          </w:p>
          <w:p>
            <w:pPr>
              <w:pStyle w:val="34"/>
              <w:widowControl w:val="0"/>
              <w:bidi w:val="0"/>
              <w:jc w:val="both"/>
              <w:rPr>
                <w:rFonts w:hint="eastAsia"/>
                <w:lang w:val="en-US" w:eastAsia="zh-CN"/>
              </w:rPr>
            </w:pPr>
            <w:r>
              <w:rPr>
                <w:rFonts w:hint="eastAsia"/>
                <w:lang w:val="en-US" w:eastAsia="zh-CN"/>
              </w:rPr>
              <w:t>自定义角色</w:t>
            </w:r>
          </w:p>
          <w:p>
            <w:pPr>
              <w:pStyle w:val="34"/>
              <w:widowControl w:val="0"/>
              <w:bidi w:val="0"/>
              <w:jc w:val="both"/>
              <w:rPr>
                <w:rFonts w:hint="eastAsia"/>
                <w:lang w:val="en-US" w:eastAsia="zh-CN"/>
              </w:rPr>
            </w:pPr>
            <w:r>
              <w:rPr>
                <w:rFonts w:hint="eastAsia"/>
                <w:lang w:val="en-US" w:eastAsia="zh-CN"/>
              </w:rPr>
              <w:t>自定义回复</w:t>
            </w:r>
          </w:p>
        </w:tc>
      </w:tr>
    </w:tbl>
    <w:p>
      <w:pPr>
        <w:rPr>
          <w:rFonts w:ascii="宋体" w:hAnsi="宋体"/>
          <w:b/>
          <w:bCs/>
          <w:color w:val="000000" w:themeColor="text1"/>
          <w:szCs w:val="28"/>
          <w14:textFill>
            <w14:solidFill>
              <w14:schemeClr w14:val="tx1"/>
            </w14:solidFill>
          </w14:textFill>
        </w:rPr>
      </w:pPr>
      <w:r>
        <w:rPr>
          <w:rFonts w:ascii="宋体" w:hAnsi="宋体"/>
          <w:b/>
          <w:bCs/>
          <w:color w:val="000000" w:themeColor="text1"/>
          <w:szCs w:val="28"/>
          <w14:textFill>
            <w14:solidFill>
              <w14:schemeClr w14:val="tx1"/>
            </w14:solidFill>
          </w14:textFill>
        </w:rPr>
        <w:br w:type="page"/>
      </w:r>
    </w:p>
    <w:p>
      <w:pPr>
        <w:pStyle w:val="2"/>
        <w:numPr>
          <w:ilvl w:val="0"/>
          <w:numId w:val="2"/>
        </w:numPr>
        <w:bidi w:val="0"/>
        <w:ind w:left="425" w:leftChars="0" w:hanging="425" w:firstLineChars="0"/>
      </w:pPr>
      <w:bookmarkStart w:id="24" w:name="_Toc32406"/>
      <w:bookmarkStart w:id="25" w:name="_Toc11587"/>
      <w:r>
        <w:rPr>
          <w:rFonts w:hint="eastAsia"/>
        </w:rPr>
        <w:t>总体描述</w:t>
      </w:r>
      <w:bookmarkEnd w:id="24"/>
      <w:bookmarkEnd w:id="25"/>
    </w:p>
    <w:p>
      <w:pPr>
        <w:bidi w:val="0"/>
        <w:rPr>
          <w:rFonts w:hint="default" w:eastAsia="宋体"/>
          <w:lang w:val="en-US" w:eastAsia="zh-CN"/>
        </w:rPr>
      </w:pPr>
      <w:r>
        <w:rPr>
          <w:rFonts w:hint="eastAsia"/>
        </w:rPr>
        <w:t>本章简要介绍影响</w:t>
      </w:r>
      <w:r>
        <w:rPr>
          <w:rFonts w:hint="eastAsia"/>
          <w:lang w:val="en-US" w:eastAsia="zh-CN"/>
        </w:rPr>
        <w:t>本</w:t>
      </w:r>
      <w:r>
        <w:rPr>
          <w:rFonts w:hint="eastAsia"/>
        </w:rPr>
        <w:t>系统软件及其需求的一般因素。它并没有提供具体需求，但为具体需求提供了背景。</w:t>
      </w:r>
      <w:bookmarkStart w:id="26" w:name="_Toc32489"/>
      <w:r>
        <w:rPr>
          <w:rFonts w:hint="eastAsia"/>
          <w:lang w:val="en-US" w:eastAsia="zh-CN"/>
        </w:rPr>
        <w:t>更加详细的定义请参照第三章。</w:t>
      </w:r>
    </w:p>
    <w:p>
      <w:pPr>
        <w:pStyle w:val="3"/>
        <w:numPr>
          <w:ilvl w:val="1"/>
          <w:numId w:val="2"/>
        </w:numPr>
        <w:bidi w:val="0"/>
        <w:ind w:left="567" w:leftChars="0" w:hanging="567" w:firstLineChars="0"/>
        <w:rPr>
          <w:rFonts w:hint="default" w:eastAsia="宋体"/>
          <w:lang w:val="en-US" w:eastAsia="zh-CN"/>
        </w:rPr>
      </w:pPr>
      <w:bookmarkStart w:id="27" w:name="_Toc19960"/>
      <w:r>
        <w:rPr>
          <w:rFonts w:hint="eastAsia"/>
        </w:rPr>
        <w:t>产品概述</w:t>
      </w:r>
      <w:bookmarkEnd w:id="26"/>
      <w:bookmarkEnd w:id="27"/>
    </w:p>
    <w:p>
      <w:pPr>
        <w:pStyle w:val="4"/>
        <w:numPr>
          <w:ilvl w:val="2"/>
          <w:numId w:val="2"/>
        </w:numPr>
        <w:bidi w:val="0"/>
        <w:ind w:left="709" w:leftChars="0" w:hanging="709" w:firstLineChars="0"/>
        <w:rPr>
          <w:rFonts w:hint="eastAsia"/>
        </w:rPr>
      </w:pPr>
      <w:bookmarkStart w:id="28" w:name="_Toc3166"/>
      <w:bookmarkStart w:id="29" w:name="_Toc28382"/>
      <w:r>
        <w:rPr>
          <w:rFonts w:hint="eastAsia"/>
        </w:rPr>
        <w:t>系统接口</w:t>
      </w:r>
      <w:bookmarkEnd w:id="28"/>
      <w:bookmarkEnd w:id="29"/>
    </w:p>
    <w:p>
      <w:pPr>
        <w:rPr>
          <w:rFonts w:hint="default"/>
          <w:lang w:val="en-US" w:eastAsia="zh-CN"/>
        </w:rPr>
      </w:pPr>
      <w:r>
        <w:rPr>
          <w:rFonts w:hint="eastAsia"/>
          <w:lang w:val="en-US" w:eastAsia="zh-CN"/>
        </w:rPr>
        <w:t>本产品是完全独立的，没有其他系统接口。</w:t>
      </w:r>
    </w:p>
    <w:p>
      <w:pPr>
        <w:pStyle w:val="4"/>
        <w:numPr>
          <w:ilvl w:val="2"/>
          <w:numId w:val="2"/>
        </w:numPr>
        <w:bidi w:val="0"/>
        <w:ind w:left="709" w:leftChars="0" w:hanging="709" w:firstLineChars="0"/>
      </w:pPr>
      <w:bookmarkStart w:id="30" w:name="_Toc30672"/>
      <w:bookmarkStart w:id="31" w:name="_Toc1061"/>
      <w:r>
        <w:rPr>
          <w:rFonts w:hint="eastAsia"/>
        </w:rPr>
        <w:t>用户界面</w:t>
      </w:r>
      <w:bookmarkEnd w:id="30"/>
      <w:bookmarkEnd w:id="31"/>
    </w:p>
    <w:p>
      <w:pPr>
        <w:bidi w:val="0"/>
      </w:pPr>
      <w:r>
        <w:rPr>
          <w:rFonts w:hint="eastAsia"/>
          <w:lang w:val="en-US" w:eastAsia="zh-CN"/>
        </w:rPr>
        <w:t>客户端与服务端</w:t>
      </w:r>
      <w:r>
        <w:rPr>
          <w:rFonts w:hint="eastAsia"/>
        </w:rPr>
        <w:t>窗口</w:t>
      </w:r>
      <w:r>
        <w:rPr>
          <w:rFonts w:hint="eastAsia"/>
          <w:lang w:val="en-US" w:eastAsia="zh-CN"/>
        </w:rPr>
        <w:t>均</w:t>
      </w:r>
      <w:r>
        <w:rPr>
          <w:rFonts w:hint="eastAsia"/>
        </w:rPr>
        <w:t>采用简约化风格，以蓝色和白色为主，支持任何大小的分辨率。</w:t>
      </w:r>
    </w:p>
    <w:p>
      <w:pPr>
        <w:pStyle w:val="4"/>
        <w:numPr>
          <w:ilvl w:val="2"/>
          <w:numId w:val="2"/>
        </w:numPr>
        <w:bidi w:val="0"/>
        <w:ind w:left="709" w:leftChars="0" w:hanging="709" w:firstLineChars="0"/>
      </w:pPr>
      <w:bookmarkStart w:id="32" w:name="_Toc11527"/>
      <w:bookmarkStart w:id="33" w:name="_Toc26880"/>
      <w:r>
        <w:rPr>
          <w:rFonts w:hint="eastAsia"/>
        </w:rPr>
        <w:t>硬件接口</w:t>
      </w:r>
      <w:bookmarkEnd w:id="32"/>
      <w:bookmarkEnd w:id="33"/>
    </w:p>
    <w:p>
      <w:pPr>
        <w:bidi w:val="0"/>
      </w:pPr>
      <w:r>
        <w:tab/>
      </w:r>
      <w:r>
        <w:rPr>
          <w:rFonts w:hint="eastAsia"/>
        </w:rPr>
        <w:t>无特殊硬件接口</w:t>
      </w:r>
    </w:p>
    <w:p>
      <w:pPr>
        <w:pStyle w:val="4"/>
        <w:numPr>
          <w:ilvl w:val="2"/>
          <w:numId w:val="2"/>
        </w:numPr>
        <w:bidi w:val="0"/>
        <w:ind w:left="709" w:leftChars="0" w:hanging="709" w:firstLineChars="0"/>
        <w:rPr>
          <w:color w:val="000000" w:themeColor="text1"/>
          <w14:textFill>
            <w14:solidFill>
              <w14:schemeClr w14:val="tx1"/>
            </w14:solidFill>
          </w14:textFill>
        </w:rPr>
      </w:pPr>
      <w:bookmarkStart w:id="34" w:name="_Toc28589"/>
      <w:bookmarkStart w:id="35" w:name="_Toc17546"/>
      <w:r>
        <w:rPr>
          <w:rFonts w:hint="eastAsia"/>
        </w:rPr>
        <w:t>软件接口</w:t>
      </w:r>
      <w:bookmarkEnd w:id="34"/>
      <w:bookmarkEnd w:id="35"/>
    </w:p>
    <w:p>
      <w:pPr>
        <w:pStyle w:val="10"/>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客户端软件接口</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5"/>
              <w:bidi w:val="0"/>
            </w:pPr>
            <w:r>
              <w:rPr>
                <w:rFonts w:hint="eastAsia"/>
              </w:rPr>
              <w:t>类型</w:t>
            </w:r>
          </w:p>
        </w:tc>
        <w:tc>
          <w:tcPr>
            <w:tcW w:w="1640" w:type="dxa"/>
          </w:tcPr>
          <w:p>
            <w:pPr>
              <w:pStyle w:val="35"/>
              <w:bidi w:val="0"/>
            </w:pPr>
            <w:r>
              <w:rPr>
                <w:rFonts w:hint="eastAsia"/>
              </w:rPr>
              <w:t>软件名称</w:t>
            </w:r>
          </w:p>
        </w:tc>
        <w:tc>
          <w:tcPr>
            <w:tcW w:w="1584" w:type="dxa"/>
          </w:tcPr>
          <w:p>
            <w:pPr>
              <w:pStyle w:val="35"/>
              <w:bidi w:val="0"/>
            </w:pPr>
            <w:r>
              <w:rPr>
                <w:rFonts w:hint="eastAsia"/>
              </w:rPr>
              <w:t>简称</w:t>
            </w:r>
          </w:p>
        </w:tc>
        <w:tc>
          <w:tcPr>
            <w:tcW w:w="2016" w:type="dxa"/>
          </w:tcPr>
          <w:p>
            <w:pPr>
              <w:pStyle w:val="35"/>
              <w:bidi w:val="0"/>
            </w:pPr>
            <w:r>
              <w:rPr>
                <w:rFonts w:hint="eastAsia"/>
              </w:rPr>
              <w:t>版本号</w:t>
            </w:r>
          </w:p>
        </w:tc>
        <w:tc>
          <w:tcPr>
            <w:tcW w:w="1641" w:type="dxa"/>
          </w:tcPr>
          <w:p>
            <w:pPr>
              <w:pStyle w:val="35"/>
              <w:bidi w:val="0"/>
            </w:pPr>
            <w:r>
              <w:rPr>
                <w:rFonts w:hint="eastAsia"/>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 windows server</w:t>
            </w:r>
          </w:p>
        </w:tc>
        <w:tc>
          <w:tcPr>
            <w:tcW w:w="1584"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w:t>
            </w:r>
            <w:r>
              <w:rPr>
                <w:rFonts w:eastAsia="Times New Roman"/>
                <w:color w:val="000000" w:themeColor="text1"/>
                <w14:textFill>
                  <w14:solidFill>
                    <w14:schemeClr w14:val="tx1"/>
                  </w14:solidFill>
                </w14:textFill>
              </w:rPr>
              <w:t>in</w:t>
            </w:r>
          </w:p>
        </w:tc>
        <w:tc>
          <w:tcPr>
            <w:tcW w:w="2016"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7及其以上</w:t>
            </w:r>
          </w:p>
        </w:tc>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B</w:t>
            </w:r>
            <w:r>
              <w:rPr>
                <w:rFonts w:eastAsia="Times New Roman"/>
                <w:color w:val="000000" w:themeColor="text1"/>
                <w14:textFill>
                  <w14:solidFill>
                    <w14:schemeClr w14:val="tx1"/>
                  </w14:solidFill>
                </w14:textFill>
              </w:rPr>
              <w:t>rowser</w:t>
            </w:r>
          </w:p>
        </w:tc>
        <w:tc>
          <w:tcPr>
            <w:tcW w:w="1640"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Chrome</w:t>
            </w:r>
          </w:p>
        </w:tc>
        <w:tc>
          <w:tcPr>
            <w:tcW w:w="1584"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C</w:t>
            </w:r>
            <w:r>
              <w:rPr>
                <w:rFonts w:eastAsia="Times New Roman"/>
                <w:color w:val="000000" w:themeColor="text1"/>
                <w14:textFill>
                  <w14:solidFill>
                    <w14:schemeClr w14:val="tx1"/>
                  </w14:solidFill>
                </w14:textFill>
              </w:rPr>
              <w:t>hrome</w:t>
            </w:r>
          </w:p>
        </w:tc>
        <w:tc>
          <w:tcPr>
            <w:tcW w:w="2016"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9</w:t>
            </w:r>
            <w:r>
              <w:rPr>
                <w:rFonts w:eastAsia="Times New Roman"/>
                <w:color w:val="000000" w:themeColor="text1"/>
                <w14:textFill>
                  <w14:solidFill>
                    <w14:schemeClr w14:val="tx1"/>
                  </w14:solidFill>
                </w14:textFill>
              </w:rPr>
              <w:t>0.0.4430.93(</w:t>
            </w:r>
            <w:r>
              <w:rPr>
                <w:rFonts w:hint="eastAsia" w:eastAsia="Times New Roman"/>
                <w:color w:val="000000" w:themeColor="text1"/>
                <w14:textFill>
                  <w14:solidFill>
                    <w14:schemeClr w14:val="tx1"/>
                  </w14:solidFill>
                </w14:textFill>
              </w:rPr>
              <w:t>最新版本</w:t>
            </w:r>
            <w:r>
              <w:rPr>
                <w:rFonts w:eastAsia="Times New Roman"/>
                <w:color w:val="000000" w:themeColor="text1"/>
                <w14:textFill>
                  <w14:solidFill>
                    <w14:schemeClr w14:val="tx1"/>
                  </w14:solidFill>
                </w14:textFill>
              </w:rPr>
              <w:t>)</w:t>
            </w:r>
          </w:p>
        </w:tc>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LLC.</w:t>
            </w:r>
          </w:p>
        </w:tc>
      </w:tr>
    </w:tbl>
    <w:p>
      <w:pPr>
        <w:pStyle w:val="35"/>
        <w:ind w:firstLine="420"/>
        <w:rPr>
          <w:color w:val="000000" w:themeColor="text1"/>
          <w14:textFill>
            <w14:solidFill>
              <w14:schemeClr w14:val="tx1"/>
            </w14:solidFill>
          </w14:textFill>
        </w:rPr>
      </w:pPr>
    </w:p>
    <w:p>
      <w:pPr>
        <w:pStyle w:val="10"/>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服务端软件接口</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5"/>
              <w:bidi w:val="0"/>
            </w:pPr>
            <w:r>
              <w:rPr>
                <w:rFonts w:hint="eastAsia"/>
              </w:rPr>
              <w:t>类型</w:t>
            </w:r>
          </w:p>
        </w:tc>
        <w:tc>
          <w:tcPr>
            <w:tcW w:w="1640" w:type="dxa"/>
          </w:tcPr>
          <w:p>
            <w:pPr>
              <w:pStyle w:val="35"/>
              <w:bidi w:val="0"/>
            </w:pPr>
            <w:r>
              <w:rPr>
                <w:rFonts w:hint="eastAsia"/>
              </w:rPr>
              <w:t>软件名称</w:t>
            </w:r>
          </w:p>
        </w:tc>
        <w:tc>
          <w:tcPr>
            <w:tcW w:w="1584" w:type="dxa"/>
          </w:tcPr>
          <w:p>
            <w:pPr>
              <w:pStyle w:val="35"/>
              <w:bidi w:val="0"/>
            </w:pPr>
            <w:r>
              <w:rPr>
                <w:rFonts w:hint="eastAsia"/>
              </w:rPr>
              <w:t>简称</w:t>
            </w:r>
          </w:p>
        </w:tc>
        <w:tc>
          <w:tcPr>
            <w:tcW w:w="2016" w:type="dxa"/>
          </w:tcPr>
          <w:p>
            <w:pPr>
              <w:pStyle w:val="35"/>
              <w:bidi w:val="0"/>
            </w:pPr>
            <w:r>
              <w:rPr>
                <w:rFonts w:hint="eastAsia"/>
              </w:rPr>
              <w:t>版本号</w:t>
            </w:r>
          </w:p>
        </w:tc>
        <w:tc>
          <w:tcPr>
            <w:tcW w:w="1641" w:type="dxa"/>
          </w:tcPr>
          <w:p>
            <w:pPr>
              <w:pStyle w:val="35"/>
              <w:bidi w:val="0"/>
            </w:pPr>
            <w:r>
              <w:rPr>
                <w:rFonts w:hint="eastAsia"/>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 Linux</w:t>
            </w:r>
          </w:p>
        </w:tc>
        <w:tc>
          <w:tcPr>
            <w:tcW w:w="1584" w:type="dxa"/>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w:t>
            </w:r>
          </w:p>
        </w:tc>
        <w:tc>
          <w:tcPr>
            <w:tcW w:w="2016" w:type="dxa"/>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7</w:t>
            </w:r>
            <w:r>
              <w:rPr>
                <w:rFonts w:hint="eastAsia"/>
                <w:color w:val="000000" w:themeColor="text1"/>
                <w:lang w:val="en-US" w:eastAsia="zh-CN"/>
                <w14:textFill>
                  <w14:solidFill>
                    <w14:schemeClr w14:val="tx1"/>
                  </w14:solidFill>
                </w14:textFill>
              </w:rPr>
              <w:t>及以上</w:t>
            </w:r>
          </w:p>
        </w:tc>
        <w:tc>
          <w:tcPr>
            <w:tcW w:w="1641" w:type="dxa"/>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Red 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D</w:t>
            </w:r>
            <w:r>
              <w:rPr>
                <w:rFonts w:eastAsia="Times New Roman"/>
                <w:color w:val="000000" w:themeColor="text1"/>
                <w14:textFill>
                  <w14:solidFill>
                    <w14:schemeClr w14:val="tx1"/>
                  </w14:solidFill>
                </w14:textFill>
              </w:rPr>
              <w:t>atabase</w:t>
            </w:r>
          </w:p>
        </w:tc>
        <w:tc>
          <w:tcPr>
            <w:tcW w:w="1640"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1584"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2016"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2</w:t>
            </w:r>
            <w:r>
              <w:rPr>
                <w:rFonts w:eastAsia="Times New Roman"/>
                <w:color w:val="000000" w:themeColor="text1"/>
                <w14:textFill>
                  <w14:solidFill>
                    <w14:schemeClr w14:val="tx1"/>
                  </w14:solidFill>
                </w14:textFill>
              </w:rPr>
              <w:t>010</w:t>
            </w:r>
            <w:r>
              <w:rPr>
                <w:rFonts w:hint="eastAsia" w:eastAsia="Times New Roman"/>
                <w:color w:val="000000" w:themeColor="text1"/>
                <w14:textFill>
                  <w14:solidFill>
                    <w14:schemeClr w14:val="tx1"/>
                  </w14:solidFill>
                </w14:textFill>
              </w:rPr>
              <w:t>以上</w:t>
            </w:r>
          </w:p>
        </w:tc>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Microsoft</w:t>
            </w:r>
          </w:p>
        </w:tc>
      </w:tr>
    </w:tbl>
    <w:p>
      <w:pPr>
        <w:ind w:firstLine="562"/>
        <w:rPr>
          <w:rFonts w:ascii="宋体" w:hAnsi="宋体"/>
          <w:b/>
          <w:bCs/>
          <w:color w:val="000000" w:themeColor="text1"/>
          <w:szCs w:val="28"/>
          <w14:textFill>
            <w14:solidFill>
              <w14:schemeClr w14:val="tx1"/>
            </w14:solidFill>
          </w14:textFill>
        </w:rPr>
      </w:pPr>
    </w:p>
    <w:p>
      <w:pPr>
        <w:pStyle w:val="4"/>
        <w:numPr>
          <w:ilvl w:val="2"/>
          <w:numId w:val="2"/>
        </w:numPr>
        <w:bidi w:val="0"/>
        <w:ind w:left="709" w:leftChars="0" w:hanging="709" w:firstLineChars="0"/>
      </w:pPr>
      <w:bookmarkStart w:id="36" w:name="_Toc1929"/>
      <w:bookmarkStart w:id="37" w:name="_Toc18827"/>
      <w:r>
        <w:rPr>
          <w:rFonts w:hint="eastAsia"/>
        </w:rPr>
        <w:t>通信接口</w:t>
      </w:r>
      <w:bookmarkEnd w:id="36"/>
      <w:bookmarkEnd w:id="37"/>
    </w:p>
    <w:p>
      <w:pPr>
        <w:numPr>
          <w:ilvl w:val="0"/>
          <w:numId w:val="9"/>
        </w:numPr>
        <w:bidi w:val="0"/>
        <w:ind w:left="420" w:leftChars="0" w:hanging="420" w:firstLineChars="0"/>
      </w:pPr>
      <w:r>
        <w:rPr>
          <w:rFonts w:hint="eastAsia"/>
          <w:lang w:val="en-US" w:eastAsia="zh-CN"/>
        </w:rPr>
        <w:t>客户端</w:t>
      </w:r>
      <w:r>
        <w:rPr>
          <w:rFonts w:hint="eastAsia"/>
        </w:rPr>
        <w:t>与</w:t>
      </w:r>
      <w:r>
        <w:rPr>
          <w:rFonts w:hint="eastAsia"/>
          <w:lang w:val="en-US" w:eastAsia="zh-CN"/>
        </w:rPr>
        <w:t>服务端</w:t>
      </w:r>
      <w:r>
        <w:rPr>
          <w:rFonts w:hint="eastAsia"/>
        </w:rPr>
        <w:t>间通过H</w:t>
      </w:r>
      <w:r>
        <w:t>TTP</w:t>
      </w:r>
      <w:r>
        <w:rPr>
          <w:rFonts w:hint="eastAsia"/>
        </w:rPr>
        <w:t>协议进行数据传递</w:t>
      </w:r>
    </w:p>
    <w:p>
      <w:pPr>
        <w:numPr>
          <w:ilvl w:val="0"/>
          <w:numId w:val="9"/>
        </w:numPr>
        <w:bidi w:val="0"/>
        <w:ind w:left="420" w:leftChars="0" w:hanging="420" w:firstLineChars="0"/>
      </w:pPr>
      <w:r>
        <w:rPr>
          <w:rFonts w:hint="eastAsia"/>
          <w:lang w:val="en-US" w:eastAsia="zh-CN"/>
        </w:rPr>
        <w:t>服务端</w:t>
      </w:r>
      <w:r>
        <w:rPr>
          <w:rFonts w:hint="eastAsia"/>
        </w:rPr>
        <w:t>与数据库服务器通过J</w:t>
      </w:r>
      <w:r>
        <w:t>DBC</w:t>
      </w:r>
      <w:r>
        <w:rPr>
          <w:rFonts w:hint="eastAsia"/>
        </w:rPr>
        <w:t>连接</w:t>
      </w:r>
    </w:p>
    <w:p>
      <w:pPr>
        <w:pStyle w:val="4"/>
        <w:numPr>
          <w:ilvl w:val="2"/>
          <w:numId w:val="2"/>
        </w:numPr>
        <w:bidi w:val="0"/>
        <w:ind w:left="709" w:leftChars="0" w:hanging="709" w:firstLineChars="0"/>
      </w:pPr>
      <w:bookmarkStart w:id="38" w:name="_Toc21736"/>
      <w:bookmarkStart w:id="39" w:name="_Toc2416"/>
      <w:r>
        <w:rPr>
          <w:rFonts w:hint="eastAsia"/>
        </w:rPr>
        <w:t>内存限制</w:t>
      </w:r>
      <w:bookmarkEnd w:id="38"/>
      <w:bookmarkEnd w:id="39"/>
    </w:p>
    <w:p>
      <w:pPr>
        <w:numPr>
          <w:ilvl w:val="0"/>
          <w:numId w:val="10"/>
        </w:numPr>
        <w:ind w:left="420" w:leftChars="0" w:hanging="420" w:firstLineChars="0"/>
        <w:rPr>
          <w:rFonts w:hint="default" w:eastAsia="宋体"/>
          <w:lang w:val="en-US" w:eastAsia="zh-CN"/>
        </w:rPr>
      </w:pPr>
      <w:r>
        <w:rPr>
          <w:rFonts w:hint="eastAsia"/>
          <w:lang w:val="en-US" w:eastAsia="zh-CN"/>
        </w:rPr>
        <w:t>应用服务器的内存占用应小于16GB</w:t>
      </w:r>
    </w:p>
    <w:p>
      <w:pPr>
        <w:numPr>
          <w:ilvl w:val="0"/>
          <w:numId w:val="10"/>
        </w:numPr>
        <w:ind w:left="420" w:leftChars="0" w:hanging="420" w:firstLineChars="0"/>
        <w:rPr>
          <w:rFonts w:hint="default" w:eastAsia="宋体"/>
          <w:lang w:val="en-US" w:eastAsia="zh-CN"/>
        </w:rPr>
      </w:pPr>
      <w:r>
        <w:rPr>
          <w:rFonts w:hint="eastAsia"/>
          <w:lang w:val="en-US" w:eastAsia="zh-CN"/>
        </w:rPr>
        <w:t>应用客户端的内存占用应小于4GB（使用Chrome浏览器时）</w:t>
      </w:r>
    </w:p>
    <w:p>
      <w:pPr>
        <w:pStyle w:val="4"/>
        <w:numPr>
          <w:ilvl w:val="2"/>
          <w:numId w:val="2"/>
        </w:numPr>
        <w:bidi w:val="0"/>
        <w:ind w:left="709" w:leftChars="0" w:hanging="709" w:firstLineChars="0"/>
      </w:pPr>
      <w:bookmarkStart w:id="40" w:name="_Toc9254"/>
      <w:bookmarkStart w:id="41" w:name="_Toc2161"/>
      <w:r>
        <w:rPr>
          <w:rFonts w:hint="eastAsia"/>
        </w:rPr>
        <w:t>操作</w:t>
      </w:r>
      <w:bookmarkEnd w:id="40"/>
      <w:bookmarkEnd w:id="41"/>
    </w:p>
    <w:p>
      <w:pPr>
        <w:ind w:firstLine="560"/>
        <w:rPr>
          <w:color w:val="000000" w:themeColor="text1"/>
          <w14:textFill>
            <w14:solidFill>
              <w14:schemeClr w14:val="tx1"/>
            </w14:solidFill>
          </w14:textFill>
        </w:rPr>
      </w:pPr>
      <w:r>
        <w:rPr>
          <w:rFonts w:ascii="宋体" w:hAnsi="宋体" w:cs="宋体"/>
          <w:color w:val="000000" w:themeColor="text1"/>
          <w:kern w:val="0"/>
          <w:szCs w:val="24"/>
          <w14:textFill>
            <w14:solidFill>
              <w14:schemeClr w14:val="tx1"/>
            </w14:solidFill>
          </w14:textFill>
        </w:rPr>
        <w:tab/>
      </w:r>
      <w:r>
        <w:rPr>
          <w:rFonts w:hint="eastAsia"/>
          <w:color w:val="000000" w:themeColor="text1"/>
          <w14:textFill>
            <w14:solidFill>
              <w14:schemeClr w14:val="tx1"/>
            </w14:solidFill>
          </w14:textFill>
        </w:rPr>
        <w:t>本系统包括查看、添加和删除等功能操作，以及数据库对相应数据的增加、修改、查询和删除等操作。</w:t>
      </w:r>
    </w:p>
    <w:p>
      <w:pPr>
        <w:ind w:firstLine="560"/>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用户通过鼠标点击</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拖拽</w:t>
      </w:r>
      <w:r>
        <w:rPr>
          <w:rFonts w:hint="eastAsia"/>
          <w:color w:val="000000" w:themeColor="text1"/>
          <w14:textFill>
            <w14:solidFill>
              <w14:schemeClr w14:val="tx1"/>
            </w14:solidFill>
          </w14:textFill>
        </w:rPr>
        <w:t>和键盘输入操作完成系统功能。</w:t>
      </w:r>
    </w:p>
    <w:p>
      <w:pPr>
        <w:pStyle w:val="3"/>
        <w:numPr>
          <w:ilvl w:val="1"/>
          <w:numId w:val="2"/>
        </w:numPr>
        <w:bidi w:val="0"/>
        <w:ind w:left="567" w:leftChars="0" w:hanging="567" w:firstLineChars="0"/>
        <w:rPr>
          <w:rFonts w:hint="eastAsia" w:eastAsia="宋体"/>
          <w:lang w:eastAsia="zh-CN"/>
        </w:rPr>
      </w:pPr>
      <w:bookmarkStart w:id="42" w:name="_Toc24839"/>
      <w:bookmarkStart w:id="43" w:name="_Toc6606"/>
      <w:r>
        <w:rPr>
          <w:rFonts w:hint="eastAsia"/>
        </w:rPr>
        <w:t>产品功能</w:t>
      </w:r>
      <w:bookmarkEnd w:id="42"/>
      <w:bookmarkEnd w:id="43"/>
    </w:p>
    <w:p>
      <w:pPr>
        <w:pStyle w:val="4"/>
        <w:numPr>
          <w:ilvl w:val="2"/>
          <w:numId w:val="2"/>
        </w:numPr>
        <w:bidi w:val="0"/>
        <w:ind w:left="709" w:leftChars="0" w:hanging="709" w:firstLineChars="0"/>
      </w:pPr>
      <w:bookmarkStart w:id="44" w:name="_Toc30853"/>
      <w:r>
        <w:rPr>
          <w:rFonts w:hint="eastAsia"/>
          <w:lang w:val="en-US" w:eastAsia="zh-CN"/>
        </w:rPr>
        <w:t>客户端</w:t>
      </w:r>
      <w:bookmarkEnd w:id="44"/>
    </w:p>
    <w:p>
      <w:pPr>
        <w:pStyle w:val="5"/>
        <w:numPr>
          <w:ilvl w:val="3"/>
          <w:numId w:val="2"/>
        </w:numPr>
        <w:bidi w:val="0"/>
        <w:rPr>
          <w:rFonts w:hint="default"/>
          <w:lang w:val="en-US"/>
        </w:rPr>
      </w:pPr>
      <w:r>
        <w:rPr>
          <w:rFonts w:hint="eastAsia"/>
          <w:lang w:val="en-US" w:eastAsia="zh-CN"/>
        </w:rPr>
        <w:t>客户端注册</w:t>
      </w:r>
    </w:p>
    <w:p>
      <w:pPr>
        <w:rPr>
          <w:rFonts w:hint="default"/>
          <w:lang w:val="en-US"/>
        </w:rPr>
      </w:pPr>
      <w:r>
        <w:rPr>
          <w:rFonts w:hint="eastAsia"/>
          <w:lang w:val="en-US" w:eastAsia="zh-CN"/>
        </w:rPr>
        <w:t>客户通过此功能注册账号。</w:t>
      </w:r>
    </w:p>
    <w:p>
      <w:pPr>
        <w:pStyle w:val="5"/>
        <w:numPr>
          <w:ilvl w:val="3"/>
          <w:numId w:val="2"/>
        </w:numPr>
        <w:bidi w:val="0"/>
        <w:rPr>
          <w:rFonts w:hint="default"/>
          <w:lang w:val="en-US"/>
        </w:rPr>
      </w:pPr>
      <w:r>
        <w:rPr>
          <w:rFonts w:hint="eastAsia"/>
          <w:lang w:val="en-US" w:eastAsia="zh-CN"/>
        </w:rPr>
        <w:t>客户端登录</w:t>
      </w:r>
    </w:p>
    <w:p>
      <w:pPr>
        <w:rPr>
          <w:rFonts w:hint="eastAsia"/>
          <w:lang w:val="en-US" w:eastAsia="zh-CN"/>
        </w:rPr>
      </w:pPr>
      <w:r>
        <w:rPr>
          <w:rFonts w:hint="eastAsia"/>
          <w:lang w:val="en-US" w:eastAsia="zh-CN"/>
        </w:rPr>
        <w:t>客户通过此功能登录易生活服务系统，从而获得本系统提供的服务。</w:t>
      </w:r>
    </w:p>
    <w:p>
      <w:pPr>
        <w:numPr>
          <w:ilvl w:val="3"/>
          <w:numId w:val="2"/>
        </w:numPr>
        <w:ind w:left="850" w:leftChars="0" w:hanging="850" w:firstLineChars="0"/>
        <w:rPr>
          <w:rFonts w:hint="default"/>
          <w:lang w:val="en-US" w:eastAsia="zh-CN"/>
        </w:rPr>
      </w:pPr>
    </w:p>
    <w:p>
      <w:pPr>
        <w:pStyle w:val="5"/>
        <w:numPr>
          <w:ilvl w:val="3"/>
          <w:numId w:val="2"/>
        </w:numPr>
        <w:bidi w:val="0"/>
        <w:rPr>
          <w:rFonts w:hint="default"/>
          <w:lang w:val="en-US" w:eastAsia="zh-CN"/>
        </w:rPr>
      </w:pPr>
      <w:r>
        <w:rPr>
          <w:rFonts w:hint="eastAsia"/>
          <w:lang w:val="en-US" w:eastAsia="zh-CN"/>
        </w:rPr>
        <w:t>重置用户密码</w:t>
      </w:r>
    </w:p>
    <w:p>
      <w:pPr>
        <w:rPr>
          <w:rFonts w:hint="default"/>
          <w:lang w:val="en-US" w:eastAsia="zh-CN"/>
        </w:rPr>
      </w:pPr>
      <w:r>
        <w:rPr>
          <w:rFonts w:hint="default"/>
          <w:lang w:val="en-US" w:eastAsia="zh-CN"/>
        </w:rPr>
        <w:t>用户在登录系统时，如果忘记了密码，可以通过“忘记密码”功能找回或重置密码。</w:t>
      </w:r>
    </w:p>
    <w:p>
      <w:pPr>
        <w:pStyle w:val="5"/>
        <w:numPr>
          <w:ilvl w:val="3"/>
          <w:numId w:val="2"/>
        </w:numPr>
        <w:bidi w:val="0"/>
        <w:rPr>
          <w:rFonts w:hint="default"/>
          <w:lang w:val="en-US" w:eastAsia="zh-CN"/>
        </w:rPr>
      </w:pPr>
      <w:r>
        <w:rPr>
          <w:rFonts w:hint="eastAsia"/>
          <w:lang w:val="en-US" w:eastAsia="zh-CN"/>
        </w:rPr>
        <w:t>申请服务单</w:t>
      </w:r>
    </w:p>
    <w:p>
      <w:pPr>
        <w:bidi w:val="0"/>
        <w:rPr>
          <w:rFonts w:hint="default"/>
          <w:lang w:val="en-US" w:eastAsia="zh-CN"/>
        </w:rPr>
      </w:pPr>
      <w:r>
        <w:rPr>
          <w:rFonts w:hint="eastAsia"/>
          <w:lang w:val="en-US" w:eastAsia="zh-CN"/>
        </w:rPr>
        <w:t>用户通过点击客户端界面上特定的</w:t>
      </w:r>
      <w:r>
        <w:rPr>
          <w:rFonts w:hint="default"/>
          <w:lang w:eastAsia="zh-CN"/>
        </w:rPr>
        <w:t>按钮</w:t>
      </w:r>
      <w:r>
        <w:rPr>
          <w:rFonts w:hint="eastAsia"/>
          <w:lang w:val="en-US" w:eastAsia="zh-CN"/>
        </w:rPr>
        <w:t>，在特定</w:t>
      </w:r>
      <w:r>
        <w:rPr>
          <w:rFonts w:hint="default"/>
          <w:lang w:eastAsia="zh-CN"/>
        </w:rPr>
        <w:t>公司</w:t>
      </w:r>
      <w:r>
        <w:rPr>
          <w:rFonts w:hint="eastAsia"/>
          <w:lang w:val="en-US" w:eastAsia="zh-CN"/>
        </w:rPr>
        <w:t>申请一张服务单。在用户提交服务单之前，此服务单只能被当前用户看到；每个用户在同一个</w:t>
      </w:r>
      <w:r>
        <w:rPr>
          <w:rFonts w:hint="default"/>
          <w:lang w:eastAsia="zh-CN"/>
        </w:rPr>
        <w:t>公司</w:t>
      </w:r>
      <w:r>
        <w:rPr>
          <w:rFonts w:hint="eastAsia"/>
          <w:lang w:val="en-US" w:eastAsia="zh-CN"/>
        </w:rPr>
        <w:t>内不能创建过多服务单，服务单一经申请就计入用户的上限之中。</w:t>
      </w:r>
    </w:p>
    <w:p>
      <w:pPr>
        <w:pStyle w:val="5"/>
        <w:numPr>
          <w:ilvl w:val="3"/>
          <w:numId w:val="2"/>
        </w:numPr>
        <w:bidi w:val="0"/>
        <w:rPr>
          <w:rFonts w:hint="eastAsia"/>
          <w:lang w:val="en-US" w:eastAsia="zh-CN"/>
        </w:rPr>
      </w:pPr>
      <w:r>
        <w:rPr>
          <w:rFonts w:hint="eastAsia"/>
          <w:lang w:val="en-US" w:eastAsia="zh-CN"/>
        </w:rPr>
        <w:t>提交服务单</w:t>
      </w:r>
    </w:p>
    <w:p>
      <w:pPr>
        <w:bidi w:val="0"/>
        <w:rPr>
          <w:rFonts w:hint="eastAsia"/>
          <w:lang w:val="en-US" w:eastAsia="zh-CN"/>
        </w:rPr>
      </w:pPr>
      <w:r>
        <w:rPr>
          <w:rFonts w:hint="eastAsia"/>
          <w:lang w:val="en-US" w:eastAsia="zh-CN"/>
        </w:rPr>
        <w:t>用户在填写完成服务单后，通过点击特定的按钮，提交一张已经建立的服务单。服务单在提交时需要选择问题类型(如果企业的客户服务人员认为服务单的类型出现错误，其有权力变更一张服务单的类型)；已经被开启的服务单可以被符合条件的员工看到，并进行回复。</w:t>
      </w:r>
    </w:p>
    <w:p>
      <w:pPr>
        <w:pStyle w:val="5"/>
        <w:numPr>
          <w:ilvl w:val="3"/>
          <w:numId w:val="2"/>
        </w:numPr>
        <w:bidi w:val="0"/>
        <w:rPr>
          <w:rFonts w:hint="eastAsia"/>
          <w:lang w:val="en-US" w:eastAsia="zh-CN"/>
        </w:rPr>
      </w:pPr>
      <w:r>
        <w:rPr>
          <w:rFonts w:hint="eastAsia"/>
          <w:lang w:val="en-US" w:eastAsia="zh-CN"/>
        </w:rPr>
        <w:t>关闭服务单</w:t>
      </w:r>
    </w:p>
    <w:p>
      <w:pPr>
        <w:bidi w:val="0"/>
        <w:rPr>
          <w:rFonts w:hint="eastAsia"/>
          <w:lang w:val="en-US" w:eastAsia="zh-CN"/>
        </w:rPr>
      </w:pPr>
      <w:r>
        <w:rPr>
          <w:rFonts w:hint="eastAsia"/>
          <w:lang w:val="en-US" w:eastAsia="zh-CN"/>
        </w:rPr>
        <w:t>在问题解决或客户与企业双方达成共识，认为问题已经得到妥善处理等情况后，客户服务流程结束，需要关闭服务单。此时，用户或企业员工可以通过点击特定的按钮，关闭一张服务单。处于关闭状态的服务单不再能被用户看到。</w:t>
      </w:r>
    </w:p>
    <w:p>
      <w:pPr>
        <w:pStyle w:val="5"/>
        <w:numPr>
          <w:ilvl w:val="3"/>
          <w:numId w:val="2"/>
        </w:numPr>
        <w:bidi w:val="0"/>
        <w:ind w:left="850" w:leftChars="0" w:hanging="850" w:firstLineChars="0"/>
        <w:rPr>
          <w:rFonts w:hint="eastAsia"/>
          <w:lang w:val="en-US" w:eastAsia="zh-CN"/>
        </w:rPr>
      </w:pPr>
      <w:r>
        <w:rPr>
          <w:rFonts w:hint="eastAsia"/>
          <w:lang w:val="en-US" w:eastAsia="zh-CN"/>
        </w:rPr>
        <w:t>重开服务单</w:t>
      </w:r>
    </w:p>
    <w:p>
      <w:pPr>
        <w:bidi w:val="0"/>
        <w:rPr>
          <w:rFonts w:hint="eastAsia"/>
          <w:lang w:val="en-US" w:eastAsia="zh-CN"/>
        </w:rPr>
      </w:pPr>
      <w:r>
        <w:rPr>
          <w:rFonts w:hint="eastAsia"/>
          <w:lang w:val="en-US" w:eastAsia="zh-CN"/>
        </w:rPr>
        <w:t>员工通过点击特定的按钮重新开启一张服务单，使得这张服务单所属的频道可以被指定用户看到并且重新发起会话。重开的服务单不应受到用户当前提交服务单的数量限制。</w:t>
      </w:r>
    </w:p>
    <w:p>
      <w:pPr>
        <w:pStyle w:val="5"/>
        <w:numPr>
          <w:ilvl w:val="3"/>
          <w:numId w:val="2"/>
        </w:numPr>
        <w:bidi w:val="0"/>
        <w:rPr>
          <w:rFonts w:hint="default"/>
          <w:lang w:val="en-US" w:eastAsia="zh-CN"/>
        </w:rPr>
      </w:pPr>
      <w:r>
        <w:rPr>
          <w:rFonts w:hint="eastAsia"/>
          <w:lang w:val="en-US" w:eastAsia="zh-CN"/>
        </w:rPr>
        <w:t>服务单评价</w:t>
      </w:r>
    </w:p>
    <w:p>
      <w:pPr>
        <w:bidi w:val="0"/>
        <w:rPr>
          <w:rFonts w:hint="eastAsia"/>
          <w:lang w:val="en-US" w:eastAsia="zh-CN"/>
        </w:rPr>
      </w:pPr>
      <w:r>
        <w:rPr>
          <w:rFonts w:hint="eastAsia"/>
          <w:lang w:val="en-US" w:eastAsia="zh-CN"/>
        </w:rPr>
        <w:t>用户可以在一张服务单关闭后对进行服务的企业部门进行评价。为了保证员工对用户的服务不会出现偏见，企业的管理者可以看到这些评价，但是服务的员工不能看到这些评价。</w:t>
      </w:r>
    </w:p>
    <w:p>
      <w:pPr>
        <w:bidi w:val="0"/>
        <w:rPr>
          <w:rFonts w:hint="default"/>
          <w:lang w:val="en-US" w:eastAsia="zh-CN"/>
        </w:rPr>
      </w:pPr>
      <w:r>
        <w:rPr>
          <w:rFonts w:hint="eastAsia"/>
          <w:lang w:val="en-US" w:eastAsia="zh-CN"/>
        </w:rPr>
        <w:t>企业的管理者可以依据用户的评价和已经关闭的服务单来对员工进行客观的评价。</w:t>
      </w:r>
    </w:p>
    <w:p>
      <w:pPr>
        <w:numPr>
          <w:ilvl w:val="3"/>
          <w:numId w:val="2"/>
        </w:numPr>
        <w:bidi w:val="0"/>
        <w:ind w:left="850" w:leftChars="0" w:hanging="850" w:firstLineChars="0"/>
        <w:rPr>
          <w:rFonts w:hint="default"/>
          <w:lang w:val="en-US" w:eastAsia="zh-CN"/>
        </w:rPr>
      </w:pPr>
      <w:r>
        <w:rPr>
          <w:rFonts w:hint="eastAsia"/>
          <w:lang w:val="en-US" w:eastAsia="zh-CN"/>
        </w:rPr>
        <w:t>投诉</w:t>
      </w:r>
    </w:p>
    <w:p>
      <w:pPr>
        <w:bidi w:val="0"/>
      </w:pPr>
      <w:r>
        <w:rPr>
          <w:rFonts w:hint="eastAsia"/>
          <w:lang w:val="en-US" w:eastAsia="zh-CN"/>
        </w:rPr>
        <w:t>用户可以投诉不满意的服务，企业的管理人员能够看到投诉的内容，并可以依据公司规定，对客户服务人员或小组采取对应的奖惩措施。</w:t>
      </w:r>
    </w:p>
    <w:p>
      <w:pPr>
        <w:pStyle w:val="5"/>
        <w:numPr>
          <w:ilvl w:val="3"/>
          <w:numId w:val="2"/>
        </w:numPr>
        <w:bidi w:val="0"/>
        <w:ind w:left="850" w:leftChars="0" w:hanging="850" w:firstLineChars="0"/>
        <w:rPr>
          <w:rFonts w:hint="default"/>
          <w:lang w:val="en-US" w:eastAsia="zh-CN"/>
        </w:rPr>
      </w:pPr>
      <w:r>
        <w:rPr>
          <w:rFonts w:hint="eastAsia"/>
          <w:lang w:val="en-US" w:eastAsia="zh-CN"/>
        </w:rPr>
        <w:t>删除服务单</w:t>
      </w:r>
    </w:p>
    <w:p>
      <w:pPr>
        <w:bidi w:val="0"/>
        <w:rPr>
          <w:rFonts w:hint="eastAsia"/>
          <w:lang w:val="en-US" w:eastAsia="zh-CN"/>
        </w:rPr>
      </w:pPr>
      <w:r>
        <w:rPr>
          <w:rFonts w:hint="eastAsia"/>
          <w:lang w:val="en-US" w:eastAsia="zh-CN"/>
        </w:rPr>
        <w:t>员工可以通过和特定消息中的按钮进行互动删除一张服务单，在删除之前应该进行确认；一张服务单在删除后其将从服务器中被永久移除。</w:t>
      </w:r>
    </w:p>
    <w:p>
      <w:pPr>
        <w:pStyle w:val="5"/>
        <w:numPr>
          <w:ilvl w:val="3"/>
          <w:numId w:val="2"/>
        </w:numPr>
        <w:bidi w:val="0"/>
        <w:ind w:left="850" w:leftChars="0" w:hanging="850" w:firstLineChars="0"/>
        <w:rPr>
          <w:rFonts w:hint="default"/>
          <w:lang w:val="en-US" w:eastAsia="zh-CN"/>
        </w:rPr>
      </w:pPr>
      <w:r>
        <w:rPr>
          <w:rFonts w:hint="eastAsia"/>
          <w:lang w:val="en-US" w:eastAsia="zh-CN"/>
        </w:rPr>
        <w:t>发送问题</w:t>
      </w:r>
    </w:p>
    <w:p>
      <w:pPr>
        <w:rPr>
          <w:rFonts w:hint="eastAsia"/>
          <w:lang w:val="en-US" w:eastAsia="zh-CN"/>
        </w:rPr>
      </w:pPr>
      <w:r>
        <w:rPr>
          <w:rFonts w:hint="eastAsia"/>
          <w:lang w:val="en-US" w:eastAsia="zh-CN"/>
        </w:rPr>
        <w:t>用户和企业的客户服务人员可以通过类聊天软件进行交流，发送的消息为满足相关法律法规需要经过审查。</w:t>
      </w:r>
    </w:p>
    <w:p>
      <w:pPr>
        <w:rPr>
          <w:rFonts w:hint="eastAsia"/>
          <w:lang w:val="en-US" w:eastAsia="zh-CN"/>
        </w:rPr>
      </w:pPr>
      <w:r>
        <w:rPr>
          <w:rFonts w:hint="eastAsia"/>
          <w:lang w:val="en-US" w:eastAsia="zh-CN"/>
        </w:rPr>
        <w:t>在本软件中采用异步审查机制，将用户发送的消息副本发送至审查人员或程序，发现违规内容则将其删除并对相关用户做出对应处理。</w:t>
      </w:r>
    </w:p>
    <w:p>
      <w:pPr>
        <w:pStyle w:val="5"/>
        <w:numPr>
          <w:ilvl w:val="3"/>
          <w:numId w:val="2"/>
        </w:numPr>
        <w:bidi w:val="0"/>
        <w:rPr>
          <w:rFonts w:hint="default"/>
          <w:lang w:val="en-US" w:eastAsia="zh-CN"/>
        </w:rPr>
      </w:pPr>
      <w:r>
        <w:rPr>
          <w:rFonts w:hint="eastAsia"/>
          <w:lang w:val="en-US" w:eastAsia="zh-CN"/>
        </w:rPr>
        <w:t>服务评价</w:t>
      </w:r>
    </w:p>
    <w:p>
      <w:pPr>
        <w:rPr>
          <w:rFonts w:hint="eastAsia"/>
          <w:lang w:val="en-US" w:eastAsia="zh-CN"/>
        </w:rPr>
      </w:pPr>
      <w:r>
        <w:rPr>
          <w:rFonts w:hint="eastAsia"/>
          <w:lang w:val="en-US" w:eastAsia="zh-CN"/>
        </w:rPr>
        <w:t>用户在接受客户服务之后，可以对本次客服流程进行评价。企业可以据此评价客服人员的业绩。</w:t>
      </w:r>
    </w:p>
    <w:p>
      <w:pPr>
        <w:pStyle w:val="5"/>
        <w:numPr>
          <w:ilvl w:val="3"/>
          <w:numId w:val="2"/>
        </w:numPr>
        <w:bidi w:val="0"/>
        <w:rPr>
          <w:rFonts w:hint="default"/>
          <w:lang w:val="en-US" w:eastAsia="zh-CN"/>
        </w:rPr>
      </w:pPr>
      <w:r>
        <w:rPr>
          <w:rFonts w:hint="eastAsia"/>
          <w:lang w:val="en-US" w:eastAsia="zh-CN"/>
        </w:rPr>
        <w:t>投诉</w:t>
      </w:r>
    </w:p>
    <w:p>
      <w:pPr>
        <w:rPr>
          <w:rFonts w:hint="default"/>
          <w:lang w:val="en-US" w:eastAsia="zh-CN"/>
        </w:rPr>
      </w:pPr>
      <w:r>
        <w:rPr>
          <w:rFonts w:hint="eastAsia"/>
          <w:lang w:val="en-US" w:eastAsia="zh-CN"/>
        </w:rPr>
        <w:t>用户可以投诉不满意的服务，企业的管理人员能够看到投诉的内容，并可以依据公司规定，对客户服务人员或小组采取对应的奖惩措施。</w:t>
      </w:r>
    </w:p>
    <w:p>
      <w:pPr>
        <w:pStyle w:val="5"/>
        <w:numPr>
          <w:ilvl w:val="3"/>
          <w:numId w:val="2"/>
        </w:numPr>
        <w:bidi w:val="0"/>
        <w:rPr>
          <w:rFonts w:hint="default"/>
          <w:lang w:val="en-US" w:eastAsia="zh-CN"/>
        </w:rPr>
      </w:pPr>
      <w:r>
        <w:rPr>
          <w:rFonts w:hint="eastAsia"/>
          <w:lang w:val="en-US" w:eastAsia="zh-CN"/>
        </w:rPr>
        <w:t>消息是否已读反馈</w:t>
      </w:r>
    </w:p>
    <w:p>
      <w:pPr>
        <w:rPr>
          <w:rFonts w:hint="default"/>
          <w:lang w:val="en-US" w:eastAsia="zh-CN"/>
        </w:rPr>
      </w:pPr>
      <w:r>
        <w:rPr>
          <w:rFonts w:hint="default"/>
          <w:lang w:val="en-US" w:eastAsia="zh-CN"/>
        </w:rPr>
        <w:t>客服通过消息是否已读反馈功能，向客户反馈自己是否已读其消息。</w:t>
      </w:r>
    </w:p>
    <w:p>
      <w:pPr>
        <w:pStyle w:val="5"/>
        <w:numPr>
          <w:ilvl w:val="3"/>
          <w:numId w:val="2"/>
        </w:numPr>
        <w:bidi w:val="0"/>
        <w:rPr>
          <w:rFonts w:hint="default"/>
          <w:lang w:val="en-US" w:eastAsia="zh-CN"/>
        </w:rPr>
      </w:pPr>
      <w:r>
        <w:rPr>
          <w:rFonts w:hint="eastAsia"/>
          <w:lang w:val="en-US" w:eastAsia="zh-CN"/>
        </w:rPr>
        <w:t>企业入驻申请</w:t>
      </w:r>
    </w:p>
    <w:p>
      <w:pPr>
        <w:rPr>
          <w:rFonts w:hint="default"/>
          <w:lang w:val="en-US" w:eastAsia="zh-CN"/>
        </w:rPr>
      </w:pPr>
      <w:r>
        <w:rPr>
          <w:rFonts w:hint="eastAsia"/>
          <w:lang w:val="en-US" w:eastAsia="zh-CN"/>
        </w:rPr>
        <w:t>未入驻的企业可以通过提供申请表单和认证材料让其他企业入驻。</w:t>
      </w:r>
    </w:p>
    <w:p>
      <w:pPr>
        <w:pStyle w:val="5"/>
        <w:numPr>
          <w:ilvl w:val="3"/>
          <w:numId w:val="2"/>
        </w:numPr>
        <w:bidi w:val="0"/>
        <w:rPr>
          <w:rFonts w:hint="default"/>
          <w:lang w:val="en-US" w:eastAsia="zh-CN"/>
        </w:rPr>
      </w:pPr>
      <w:r>
        <w:rPr>
          <w:rFonts w:hint="eastAsia"/>
          <w:lang w:val="en-US" w:eastAsia="zh-CN"/>
        </w:rPr>
        <w:t>企业入驻审批</w:t>
      </w:r>
    </w:p>
    <w:p>
      <w:pPr>
        <w:bidi w:val="0"/>
        <w:rPr>
          <w:rFonts w:hint="default"/>
          <w:lang w:val="en-US" w:eastAsia="zh-CN"/>
        </w:rPr>
      </w:pPr>
      <w:r>
        <w:rPr>
          <w:rFonts w:hint="eastAsia"/>
          <w:lang w:val="en-US" w:eastAsia="zh-CN"/>
        </w:rPr>
        <w:t>软件的运营者(本文中指代易生活客户服务公司，如果本软件被其他组织或个人部署，则指代部署本软件的组织或个人)可以通过企业提供的认证材料及申请信息让其他企业入驻，未通过审核的企业不能使用本软件提供的面向企业的服务。</w:t>
      </w:r>
    </w:p>
    <w:p>
      <w:pPr>
        <w:pStyle w:val="5"/>
        <w:numPr>
          <w:ilvl w:val="3"/>
          <w:numId w:val="2"/>
        </w:numPr>
        <w:bidi w:val="0"/>
        <w:rPr>
          <w:rFonts w:hint="default"/>
          <w:lang w:val="en-US" w:eastAsia="zh-CN"/>
        </w:rPr>
      </w:pPr>
      <w:r>
        <w:rPr>
          <w:rFonts w:hint="eastAsia"/>
          <w:lang w:val="en-US" w:eastAsia="zh-CN"/>
        </w:rPr>
        <w:t>添加问题类型</w:t>
      </w:r>
    </w:p>
    <w:p>
      <w:pPr>
        <w:bidi w:val="0"/>
        <w:rPr>
          <w:rFonts w:hint="default"/>
          <w:lang w:val="en-US" w:eastAsia="zh-CN"/>
        </w:rPr>
      </w:pPr>
      <w:r>
        <w:rPr>
          <w:rFonts w:hint="eastAsia"/>
          <w:lang w:val="en-US" w:eastAsia="zh-CN"/>
        </w:rPr>
        <w:t>当客户提交一个新的问题时，系统会要求客户选择一个适合的问题类型，例如技术支持、财务咨询、产品反馈等。这样可以帮助系统将问题分配给相应的专业人员，提高处理效率和客户满意度。同时，也可以方便企业管理相关领域的专业人员对不同类型的问题进行统计和分析，优化服务流程和质量。</w:t>
      </w:r>
    </w:p>
    <w:p>
      <w:pPr>
        <w:pStyle w:val="5"/>
        <w:numPr>
          <w:ilvl w:val="3"/>
          <w:numId w:val="2"/>
        </w:numPr>
        <w:bidi w:val="0"/>
        <w:rPr>
          <w:rFonts w:hint="default"/>
          <w:lang w:val="en-US" w:eastAsia="zh-CN"/>
        </w:rPr>
      </w:pPr>
      <w:r>
        <w:rPr>
          <w:rFonts w:hint="eastAsia"/>
          <w:lang w:val="en-US" w:eastAsia="zh-CN"/>
        </w:rPr>
        <w:t>删除问题类型</w:t>
      </w:r>
    </w:p>
    <w:p>
      <w:pPr>
        <w:rPr>
          <w:rFonts w:hint="default"/>
          <w:lang w:val="en-US" w:eastAsia="zh-CN"/>
        </w:rPr>
      </w:pPr>
      <w:r>
        <w:rPr>
          <w:rFonts w:hint="eastAsia"/>
          <w:lang w:val="en-US" w:eastAsia="zh-CN"/>
        </w:rPr>
        <w:t>当某个问题类型不再适用或需要更新时，企业的管理人员可以删除该问题类型，并将已有的该类问题转移到其他合适的问题类型下。这样可以避免客户选择错误或过时的问题类型，造成混乱或延误。同时，也可以保持系统中的问题类型清晰和有序。</w:t>
      </w:r>
    </w:p>
    <w:p>
      <w:pPr>
        <w:pStyle w:val="5"/>
        <w:numPr>
          <w:ilvl w:val="3"/>
          <w:numId w:val="2"/>
        </w:numPr>
        <w:bidi w:val="0"/>
        <w:rPr>
          <w:rFonts w:hint="default"/>
          <w:lang w:val="en-US" w:eastAsia="zh-CN"/>
        </w:rPr>
      </w:pPr>
      <w:r>
        <w:rPr>
          <w:rFonts w:hint="eastAsia"/>
          <w:lang w:val="en-US" w:eastAsia="zh-CN"/>
        </w:rPr>
        <w:t>修改问题类型</w:t>
      </w:r>
    </w:p>
    <w:p>
      <w:pPr>
        <w:rPr>
          <w:rFonts w:hint="default"/>
          <w:lang w:val="en-US" w:eastAsia="zh-CN"/>
        </w:rPr>
      </w:pPr>
      <w:r>
        <w:rPr>
          <w:rFonts w:hint="default"/>
          <w:lang w:val="en-US" w:eastAsia="zh-CN"/>
        </w:rPr>
        <w:t>当客户或</w:t>
      </w:r>
      <w:r>
        <w:rPr>
          <w:rFonts w:hint="eastAsia"/>
          <w:lang w:val="en-US" w:eastAsia="zh-CN"/>
        </w:rPr>
        <w:t>员工</w:t>
      </w:r>
      <w:r>
        <w:rPr>
          <w:rFonts w:hint="default"/>
          <w:lang w:val="en-US" w:eastAsia="zh-CN"/>
        </w:rPr>
        <w:t>发现某个问题的类型不正确或者不完整时，可以修改该问题的类型</w:t>
      </w:r>
      <w:r>
        <w:rPr>
          <w:rFonts w:hint="eastAsia"/>
          <w:lang w:val="en-US" w:eastAsia="zh-CN"/>
        </w:rPr>
        <w:t>；</w:t>
      </w:r>
      <w:r>
        <w:rPr>
          <w:rFonts w:hint="default"/>
          <w:lang w:val="en-US" w:eastAsia="zh-CN"/>
        </w:rPr>
        <w:t>以提高专业人员处理问题的速度和质量，并增加客户满意度。</w:t>
      </w:r>
    </w:p>
    <w:p>
      <w:pPr>
        <w:pStyle w:val="5"/>
        <w:numPr>
          <w:ilvl w:val="3"/>
          <w:numId w:val="2"/>
        </w:numPr>
        <w:bidi w:val="0"/>
        <w:rPr>
          <w:rFonts w:hint="default"/>
          <w:lang w:val="en-US" w:eastAsia="zh-CN"/>
        </w:rPr>
      </w:pPr>
      <w:r>
        <w:rPr>
          <w:rFonts w:hint="eastAsia"/>
          <w:lang w:val="en-US" w:eastAsia="zh-CN"/>
        </w:rPr>
        <w:t>搜索问题类型</w:t>
      </w:r>
    </w:p>
    <w:p>
      <w:pPr>
        <w:rPr>
          <w:rFonts w:hint="default"/>
          <w:lang w:val="en-US" w:eastAsia="zh-CN"/>
        </w:rPr>
      </w:pPr>
      <w:r>
        <w:rPr>
          <w:rFonts w:hint="default"/>
          <w:lang w:val="en-US" w:eastAsia="zh-CN"/>
        </w:rPr>
        <w:t>当</w:t>
      </w:r>
      <w:r>
        <w:rPr>
          <w:rFonts w:hint="eastAsia"/>
          <w:lang w:val="en-US" w:eastAsia="zh-CN"/>
        </w:rPr>
        <w:t>员工</w:t>
      </w:r>
      <w:r>
        <w:rPr>
          <w:rFonts w:hint="default"/>
          <w:lang w:val="en-US" w:eastAsia="zh-CN"/>
        </w:rPr>
        <w:t>或客户需要查询某个或某些问题类型的信息时，系统会提供一个查询界面，让用户输入查询条件并返回符合条件的结果列表。这样可以方便用户查找和了解不同类型的问题，提高信息获取和利用效率。</w:t>
      </w:r>
    </w:p>
    <w:p>
      <w:pPr>
        <w:pStyle w:val="5"/>
        <w:numPr>
          <w:ilvl w:val="3"/>
          <w:numId w:val="2"/>
        </w:numPr>
        <w:bidi w:val="0"/>
        <w:ind w:left="850" w:leftChars="0" w:hanging="850" w:firstLineChars="0"/>
        <w:rPr>
          <w:rFonts w:hint="default"/>
          <w:lang w:val="en-US" w:eastAsia="zh-CN"/>
        </w:rPr>
      </w:pPr>
      <w:r>
        <w:rPr>
          <w:rFonts w:hint="eastAsia"/>
          <w:lang w:val="en-US" w:eastAsia="zh-CN"/>
        </w:rPr>
        <w:t>自定义角色</w:t>
      </w:r>
    </w:p>
    <w:p>
      <w:pPr>
        <w:rPr>
          <w:rFonts w:hint="default"/>
          <w:lang w:val="en-US" w:eastAsia="zh-CN"/>
        </w:rPr>
      </w:pPr>
      <w:r>
        <w:rPr>
          <w:rFonts w:hint="eastAsia"/>
          <w:lang w:val="en-US" w:eastAsia="zh-CN"/>
        </w:rPr>
        <w:t>企业设置员工角色，用于分部门管理服务单。</w:t>
      </w:r>
    </w:p>
    <w:p>
      <w:pPr>
        <w:pStyle w:val="5"/>
        <w:numPr>
          <w:ilvl w:val="3"/>
          <w:numId w:val="2"/>
        </w:numPr>
        <w:bidi w:val="0"/>
        <w:rPr>
          <w:rFonts w:hint="default"/>
          <w:lang w:val="en-US" w:eastAsia="zh-CN"/>
        </w:rPr>
      </w:pPr>
      <w:r>
        <w:rPr>
          <w:rFonts w:hint="eastAsia"/>
          <w:lang w:val="en-US" w:eastAsia="zh-CN"/>
        </w:rPr>
        <w:t>添加员工角色</w:t>
      </w:r>
    </w:p>
    <w:p>
      <w:pPr>
        <w:rPr>
          <w:rFonts w:hint="default"/>
          <w:lang w:val="en-US" w:eastAsia="zh-CN"/>
        </w:rPr>
      </w:pPr>
      <w:r>
        <w:rPr>
          <w:rFonts w:hint="default"/>
          <w:lang w:val="en-US" w:eastAsia="zh-CN"/>
        </w:rPr>
        <w:t>当企业</w:t>
      </w:r>
      <w:r>
        <w:rPr>
          <w:rFonts w:hint="eastAsia"/>
          <w:lang w:val="en-US" w:eastAsia="zh-CN"/>
        </w:rPr>
        <w:t>遇到新的问题类型时，可以根据具体情况增加员工角色，以</w:t>
      </w:r>
      <w:r>
        <w:rPr>
          <w:rFonts w:hint="default"/>
          <w:lang w:val="en-US" w:eastAsia="zh-CN"/>
        </w:rPr>
        <w:t>根据</w:t>
      </w:r>
      <w:r>
        <w:rPr>
          <w:rFonts w:hint="eastAsia"/>
          <w:lang w:val="en-US" w:eastAsia="zh-CN"/>
        </w:rPr>
        <w:t>新的</w:t>
      </w:r>
      <w:r>
        <w:rPr>
          <w:rFonts w:hint="default"/>
          <w:lang w:val="en-US" w:eastAsia="zh-CN"/>
        </w:rPr>
        <w:t>需求和问题，将</w:t>
      </w:r>
      <w:r>
        <w:rPr>
          <w:rFonts w:hint="eastAsia"/>
          <w:lang w:val="en-US" w:eastAsia="zh-CN"/>
        </w:rPr>
        <w:t>提出这类服务申请的用户</w:t>
      </w:r>
      <w:r>
        <w:rPr>
          <w:rFonts w:hint="default"/>
          <w:lang w:val="en-US" w:eastAsia="zh-CN"/>
        </w:rPr>
        <w:t>转接到合适的客服人员，提高服务效率和质量。</w:t>
      </w:r>
      <w:bookmarkStart w:id="110" w:name="_GoBack"/>
      <w:bookmarkEnd w:id="110"/>
    </w:p>
    <w:p>
      <w:pPr>
        <w:pStyle w:val="5"/>
        <w:numPr>
          <w:ilvl w:val="3"/>
          <w:numId w:val="2"/>
        </w:numPr>
        <w:bidi w:val="0"/>
        <w:rPr>
          <w:rFonts w:hint="default"/>
          <w:lang w:val="en-US" w:eastAsia="zh-CN"/>
        </w:rPr>
      </w:pPr>
      <w:r>
        <w:rPr>
          <w:rFonts w:hint="eastAsia"/>
          <w:lang w:val="en-US" w:eastAsia="zh-CN"/>
        </w:rPr>
        <w:t>删除员工角色</w:t>
      </w:r>
    </w:p>
    <w:p>
      <w:pPr>
        <w:rPr>
          <w:rFonts w:hint="default"/>
          <w:lang w:val="en-US" w:eastAsia="zh-CN"/>
        </w:rPr>
      </w:pPr>
      <w:r>
        <w:rPr>
          <w:rFonts w:hint="default"/>
          <w:lang w:val="en-US" w:eastAsia="zh-CN"/>
        </w:rPr>
        <w:t>当企业需要裁减或调整客服人员时，可以通过系统删除他们的角色，取消他们对应的权限和责任。这样可以避免出现无效或重复的角色，节省资源和成本。</w:t>
      </w:r>
    </w:p>
    <w:p>
      <w:pPr>
        <w:pStyle w:val="5"/>
        <w:numPr>
          <w:ilvl w:val="3"/>
          <w:numId w:val="2"/>
        </w:numPr>
        <w:bidi w:val="0"/>
        <w:rPr>
          <w:rFonts w:hint="default"/>
          <w:lang w:val="en-US" w:eastAsia="zh-CN"/>
        </w:rPr>
      </w:pPr>
      <w:r>
        <w:rPr>
          <w:rFonts w:hint="eastAsia"/>
          <w:lang w:val="en-US" w:eastAsia="zh-CN"/>
        </w:rPr>
        <w:t>修改员工角色</w:t>
      </w:r>
    </w:p>
    <w:p>
      <w:pPr>
        <w:pStyle w:val="5"/>
        <w:numPr>
          <w:ilvl w:val="3"/>
          <w:numId w:val="2"/>
        </w:numPr>
        <w:bidi w:val="0"/>
        <w:rPr>
          <w:rFonts w:hint="default"/>
          <w:lang w:val="en-US" w:eastAsia="zh-CN"/>
        </w:rPr>
      </w:pPr>
      <w:r>
        <w:rPr>
          <w:rFonts w:hint="eastAsia"/>
          <w:lang w:val="en-US" w:eastAsia="zh-CN"/>
        </w:rPr>
        <w:t>搜索员工角色</w:t>
      </w:r>
    </w:p>
    <w:p>
      <w:pPr>
        <w:pStyle w:val="5"/>
        <w:numPr>
          <w:ilvl w:val="3"/>
          <w:numId w:val="2"/>
        </w:numPr>
        <w:bidi w:val="0"/>
        <w:rPr>
          <w:rFonts w:hint="default"/>
          <w:lang w:val="en-US" w:eastAsia="zh-CN"/>
        </w:rPr>
      </w:pPr>
      <w:r>
        <w:rPr>
          <w:rFonts w:hint="eastAsia"/>
          <w:lang w:val="en-US" w:eastAsia="zh-CN"/>
        </w:rPr>
        <w:t>自定义回复</w:t>
      </w:r>
    </w:p>
    <w:p>
      <w:pPr>
        <w:bidi w:val="0"/>
        <w:rPr>
          <w:rFonts w:hint="default"/>
          <w:lang w:val="en-US" w:eastAsia="zh-CN"/>
        </w:rPr>
      </w:pPr>
      <w:r>
        <w:rPr>
          <w:rFonts w:hint="eastAsia"/>
          <w:lang w:val="en-US" w:eastAsia="zh-CN"/>
        </w:rPr>
        <w:t>通过设置，入驻企业可以自定义发送的各种模板消息并可以在需要时由员工发出。配置模板化的回复消息可以降低工作人员的劳动量。</w:t>
      </w:r>
    </w:p>
    <w:p>
      <w:pPr>
        <w:pStyle w:val="5"/>
        <w:numPr>
          <w:ilvl w:val="3"/>
          <w:numId w:val="2"/>
        </w:numPr>
        <w:bidi w:val="0"/>
        <w:rPr>
          <w:rFonts w:hint="default"/>
          <w:lang w:val="en-US" w:eastAsia="zh-CN"/>
        </w:rPr>
      </w:pPr>
      <w:r>
        <w:rPr>
          <w:rFonts w:hint="eastAsia"/>
          <w:lang w:val="en-US" w:eastAsia="zh-CN"/>
        </w:rPr>
        <w:t>自定义消息处理逻辑</w:t>
      </w:r>
    </w:p>
    <w:p>
      <w:pPr>
        <w:bidi w:val="0"/>
        <w:rPr>
          <w:rFonts w:hint="eastAsia"/>
          <w:lang w:val="en-US" w:eastAsia="zh-CN"/>
        </w:rPr>
      </w:pPr>
      <w:r>
        <w:rPr>
          <w:rFonts w:hint="eastAsia"/>
          <w:lang w:val="en-US" w:eastAsia="zh-CN"/>
        </w:rPr>
        <w:t>通过设置，入驻企业可以自定义逻辑将一种消息推送到指定部门。</w:t>
      </w:r>
    </w:p>
    <w:p>
      <w:pPr>
        <w:pStyle w:val="5"/>
        <w:numPr>
          <w:ilvl w:val="3"/>
          <w:numId w:val="2"/>
        </w:numPr>
        <w:bidi w:val="0"/>
        <w:rPr>
          <w:rFonts w:hint="default"/>
          <w:lang w:val="en-US" w:eastAsia="zh-CN"/>
        </w:rPr>
      </w:pPr>
      <w:r>
        <w:rPr>
          <w:rFonts w:hint="eastAsia"/>
          <w:lang w:val="en-US" w:eastAsia="zh-CN"/>
        </w:rPr>
        <w:t>评价管理</w:t>
      </w:r>
    </w:p>
    <w:p>
      <w:pPr>
        <w:rPr>
          <w:rFonts w:hint="default"/>
          <w:lang w:val="en-US" w:eastAsia="zh-CN"/>
        </w:rPr>
      </w:pPr>
      <w:r>
        <w:rPr>
          <w:rFonts w:hint="eastAsia"/>
          <w:lang w:val="en-US" w:eastAsia="zh-CN"/>
        </w:rPr>
        <w:t>企业的管理人员可以管理用户对客户服务人员的评价。</w:t>
      </w:r>
    </w:p>
    <w:p>
      <w:pPr>
        <w:pStyle w:val="5"/>
        <w:numPr>
          <w:ilvl w:val="3"/>
          <w:numId w:val="2"/>
        </w:numPr>
        <w:bidi w:val="0"/>
        <w:ind w:left="850" w:leftChars="0" w:hanging="850" w:firstLineChars="0"/>
      </w:pPr>
      <w:r>
        <w:rPr>
          <w:rFonts w:hint="eastAsia"/>
          <w:lang w:val="en-US" w:eastAsia="zh-CN"/>
        </w:rPr>
        <w:t>客服管理</w:t>
      </w:r>
    </w:p>
    <w:p>
      <w:pPr>
        <w:bidi w:val="0"/>
        <w:rPr>
          <w:rFonts w:hint="eastAsia"/>
        </w:rPr>
      </w:pPr>
      <w:r>
        <w:rPr>
          <w:rFonts w:hint="eastAsia"/>
          <w:lang w:val="en-US" w:eastAsia="zh-CN"/>
        </w:rPr>
        <w:t>企业的</w:t>
      </w:r>
      <w:r>
        <w:rPr>
          <w:rFonts w:hint="eastAsia"/>
        </w:rPr>
        <w:t>管理</w:t>
      </w:r>
      <w:r>
        <w:rPr>
          <w:rFonts w:hint="eastAsia"/>
          <w:lang w:val="en-US" w:eastAsia="zh-CN"/>
        </w:rPr>
        <w:t>者</w:t>
      </w:r>
      <w:r>
        <w:rPr>
          <w:rFonts w:hint="eastAsia"/>
        </w:rPr>
        <w:t>查看员工列表，并进行相关操作，便于管理员管理员工的相关信息。</w:t>
      </w:r>
    </w:p>
    <w:p>
      <w:pPr>
        <w:bidi w:val="0"/>
        <w:rPr>
          <w:rFonts w:hint="eastAsia"/>
          <w:lang w:val="en-US" w:eastAsia="zh-CN"/>
        </w:rPr>
      </w:pPr>
      <w:r>
        <w:rPr>
          <w:rFonts w:hint="eastAsia"/>
          <w:lang w:val="en-US" w:eastAsia="zh-CN"/>
        </w:rPr>
        <w:t>拥有权限的员工和管理者可以设置所属企业的员工角色，使不同的问题可以被分配到不同的部门。</w:t>
      </w:r>
    </w:p>
    <w:p>
      <w:pPr>
        <w:pStyle w:val="5"/>
        <w:numPr>
          <w:ilvl w:val="3"/>
          <w:numId w:val="2"/>
        </w:numPr>
        <w:bidi w:val="0"/>
        <w:rPr>
          <w:rFonts w:hint="default"/>
          <w:lang w:val="en-US" w:eastAsia="zh-CN"/>
        </w:rPr>
      </w:pPr>
      <w:r>
        <w:rPr>
          <w:rFonts w:hint="eastAsia"/>
          <w:lang w:val="en-US" w:eastAsia="zh-CN"/>
        </w:rPr>
        <w:t>服务单权限覆写</w:t>
      </w:r>
    </w:p>
    <w:p>
      <w:pPr>
        <w:rPr>
          <w:rFonts w:hint="default"/>
          <w:lang w:val="en-US" w:eastAsia="zh-CN"/>
        </w:rPr>
      </w:pPr>
      <w:r>
        <w:rPr>
          <w:rFonts w:hint="default"/>
          <w:lang w:val="en-US" w:eastAsia="zh-CN"/>
        </w:rPr>
        <w:t>企业员工通过覆写某张服务单对某个角色的权限，可以实现跨部门合作、对多人服务（尤其是应用于企业间对接问题）等目标</w:t>
      </w:r>
    </w:p>
    <w:p>
      <w:pPr>
        <w:pStyle w:val="5"/>
        <w:numPr>
          <w:ilvl w:val="3"/>
          <w:numId w:val="2"/>
        </w:numPr>
        <w:bidi w:val="0"/>
        <w:rPr>
          <w:rFonts w:hint="default"/>
          <w:lang w:val="en-US" w:eastAsia="zh-CN"/>
        </w:rPr>
      </w:pPr>
      <w:r>
        <w:rPr>
          <w:rFonts w:hint="eastAsia"/>
          <w:lang w:val="en-US" w:eastAsia="zh-CN"/>
        </w:rPr>
        <w:t>企业管理</w:t>
      </w:r>
    </w:p>
    <w:p>
      <w:pPr>
        <w:rPr>
          <w:rFonts w:hint="default"/>
          <w:lang w:val="en-US" w:eastAsia="zh-CN"/>
        </w:rPr>
      </w:pPr>
      <w:r>
        <w:rPr>
          <w:rFonts w:hint="eastAsia"/>
          <w:lang w:val="en-US" w:eastAsia="zh-CN"/>
        </w:rPr>
        <w:t>运营机构管理入驻的企业，并定期审查企业资质。</w:t>
      </w:r>
    </w:p>
    <w:p>
      <w:pPr>
        <w:pStyle w:val="5"/>
        <w:numPr>
          <w:ilvl w:val="3"/>
          <w:numId w:val="2"/>
        </w:numPr>
        <w:bidi w:val="0"/>
        <w:rPr>
          <w:rFonts w:hint="default"/>
          <w:lang w:val="en-US" w:eastAsia="zh-CN"/>
        </w:rPr>
      </w:pPr>
      <w:r>
        <w:rPr>
          <w:rFonts w:hint="eastAsia"/>
          <w:lang w:val="en-US" w:eastAsia="zh-CN"/>
        </w:rPr>
        <w:t>服务单转发</w:t>
      </w:r>
    </w:p>
    <w:p>
      <w:pPr>
        <w:rPr>
          <w:rFonts w:hint="eastAsia"/>
          <w:lang w:val="en-US" w:eastAsia="zh-CN"/>
        </w:rPr>
      </w:pPr>
      <w:r>
        <w:rPr>
          <w:rFonts w:hint="eastAsia"/>
          <w:b w:val="0"/>
          <w:bCs w:val="0"/>
          <w:lang w:val="en-US" w:eastAsia="zh-CN"/>
        </w:rPr>
        <w:t>由于顾客的问题和客服的专业不对口等原因，导致某个客服无法解决顾客提出的问题时，可以通过服务单转发功能，将此顾客推送给其他客服，以便于更好的解决问题，提高服务质量和效率</w:t>
      </w:r>
      <w:r>
        <w:rPr>
          <w:rFonts w:hint="eastAsia"/>
          <w:lang w:val="en-US" w:eastAsia="zh-CN"/>
        </w:rPr>
        <w:t>。</w:t>
      </w:r>
    </w:p>
    <w:p>
      <w:pPr>
        <w:pStyle w:val="5"/>
        <w:numPr>
          <w:ilvl w:val="3"/>
          <w:numId w:val="2"/>
        </w:numPr>
        <w:bidi w:val="0"/>
        <w:rPr>
          <w:rFonts w:hint="default"/>
          <w:lang w:val="en-US" w:eastAsia="zh-CN"/>
        </w:rPr>
      </w:pPr>
      <w:r>
        <w:rPr>
          <w:rFonts w:hint="eastAsia"/>
          <w:lang w:val="en-US" w:eastAsia="zh-CN"/>
        </w:rPr>
        <w:t>搜索客服评价</w:t>
      </w:r>
    </w:p>
    <w:p>
      <w:pPr>
        <w:pStyle w:val="5"/>
        <w:numPr>
          <w:ilvl w:val="3"/>
          <w:numId w:val="2"/>
        </w:numPr>
        <w:bidi w:val="0"/>
        <w:rPr>
          <w:rFonts w:hint="default"/>
          <w:lang w:val="en-US" w:eastAsia="zh-CN"/>
        </w:rPr>
      </w:pPr>
      <w:r>
        <w:rPr>
          <w:rFonts w:hint="eastAsia"/>
          <w:lang w:val="en-US" w:eastAsia="zh-CN"/>
        </w:rPr>
        <w:t>查看评价详情</w:t>
      </w:r>
    </w:p>
    <w:p>
      <w:pPr>
        <w:pStyle w:val="5"/>
        <w:numPr>
          <w:ilvl w:val="3"/>
          <w:numId w:val="2"/>
        </w:numPr>
        <w:bidi w:val="0"/>
        <w:rPr>
          <w:rFonts w:hint="default"/>
          <w:lang w:val="en-US" w:eastAsia="zh-CN"/>
        </w:rPr>
      </w:pPr>
      <w:r>
        <w:rPr>
          <w:rFonts w:hint="eastAsia"/>
          <w:lang w:val="en-US" w:eastAsia="zh-CN"/>
        </w:rPr>
        <w:t>查看综合评价</w:t>
      </w:r>
    </w:p>
    <w:p>
      <w:pPr>
        <w:pStyle w:val="5"/>
        <w:numPr>
          <w:ilvl w:val="3"/>
          <w:numId w:val="2"/>
        </w:numPr>
        <w:bidi w:val="0"/>
        <w:rPr>
          <w:rFonts w:hint="default"/>
          <w:lang w:val="en-US" w:eastAsia="zh-CN"/>
        </w:rPr>
      </w:pPr>
      <w:r>
        <w:rPr>
          <w:rFonts w:hint="eastAsia"/>
          <w:lang w:val="en-US" w:eastAsia="zh-CN"/>
        </w:rPr>
        <w:t>搜索投诉</w:t>
      </w:r>
    </w:p>
    <w:p>
      <w:pPr>
        <w:pStyle w:val="5"/>
        <w:numPr>
          <w:ilvl w:val="3"/>
          <w:numId w:val="2"/>
        </w:numPr>
        <w:bidi w:val="0"/>
        <w:rPr>
          <w:rFonts w:hint="default"/>
          <w:lang w:val="en-US" w:eastAsia="zh-CN"/>
        </w:rPr>
      </w:pPr>
      <w:r>
        <w:rPr>
          <w:rFonts w:hint="eastAsia"/>
          <w:lang w:val="en-US" w:eastAsia="zh-CN"/>
        </w:rPr>
        <w:t>删除投诉</w:t>
      </w:r>
    </w:p>
    <w:p>
      <w:pPr>
        <w:pStyle w:val="5"/>
        <w:numPr>
          <w:ilvl w:val="3"/>
          <w:numId w:val="2"/>
        </w:numPr>
        <w:bidi w:val="0"/>
        <w:rPr>
          <w:rFonts w:hint="default"/>
          <w:lang w:val="en-US" w:eastAsia="zh-CN"/>
        </w:rPr>
      </w:pPr>
      <w:r>
        <w:rPr>
          <w:rFonts w:hint="eastAsia"/>
          <w:lang w:val="en-US" w:eastAsia="zh-CN"/>
        </w:rPr>
        <w:t>查看投诉</w:t>
      </w:r>
    </w:p>
    <w:p>
      <w:pPr>
        <w:pStyle w:val="5"/>
        <w:numPr>
          <w:ilvl w:val="3"/>
          <w:numId w:val="2"/>
        </w:numPr>
        <w:bidi w:val="0"/>
        <w:rPr>
          <w:rFonts w:hint="default"/>
          <w:lang w:val="en-US" w:eastAsia="zh-CN"/>
        </w:rPr>
      </w:pPr>
      <w:r>
        <w:rPr>
          <w:rFonts w:hint="eastAsia"/>
          <w:lang w:val="en-US" w:eastAsia="zh-CN"/>
        </w:rPr>
        <w:t>搜索客服</w:t>
      </w:r>
    </w:p>
    <w:p>
      <w:pPr>
        <w:pStyle w:val="5"/>
        <w:numPr>
          <w:ilvl w:val="3"/>
          <w:numId w:val="2"/>
        </w:numPr>
        <w:bidi w:val="0"/>
        <w:rPr>
          <w:rFonts w:hint="default"/>
          <w:lang w:val="en-US" w:eastAsia="zh-CN"/>
        </w:rPr>
      </w:pPr>
      <w:r>
        <w:rPr>
          <w:rFonts w:hint="eastAsia"/>
          <w:lang w:val="en-US" w:eastAsia="zh-CN"/>
        </w:rPr>
        <w:t>添加客服</w:t>
      </w:r>
    </w:p>
    <w:p>
      <w:pPr>
        <w:pStyle w:val="5"/>
        <w:numPr>
          <w:ilvl w:val="3"/>
          <w:numId w:val="2"/>
        </w:numPr>
        <w:bidi w:val="0"/>
        <w:rPr>
          <w:rFonts w:hint="default"/>
          <w:lang w:val="en-US" w:eastAsia="zh-CN"/>
        </w:rPr>
      </w:pPr>
      <w:r>
        <w:rPr>
          <w:rFonts w:hint="eastAsia"/>
          <w:lang w:val="en-US" w:eastAsia="zh-CN"/>
        </w:rPr>
        <w:t>注销客服</w:t>
      </w:r>
    </w:p>
    <w:p>
      <w:pPr>
        <w:pStyle w:val="5"/>
        <w:numPr>
          <w:ilvl w:val="3"/>
          <w:numId w:val="2"/>
        </w:numPr>
        <w:bidi w:val="0"/>
        <w:rPr>
          <w:rFonts w:hint="default"/>
          <w:lang w:val="en-US" w:eastAsia="zh-CN"/>
        </w:rPr>
      </w:pPr>
      <w:r>
        <w:rPr>
          <w:rFonts w:hint="eastAsia"/>
          <w:lang w:val="en-US" w:eastAsia="zh-CN"/>
        </w:rPr>
        <w:t>重置客服密码</w:t>
      </w:r>
    </w:p>
    <w:p>
      <w:pPr>
        <w:pStyle w:val="5"/>
        <w:numPr>
          <w:ilvl w:val="3"/>
          <w:numId w:val="2"/>
        </w:numPr>
        <w:bidi w:val="0"/>
        <w:rPr>
          <w:rFonts w:hint="default"/>
          <w:lang w:val="en-US" w:eastAsia="zh-CN"/>
        </w:rPr>
      </w:pPr>
      <w:r>
        <w:rPr>
          <w:rFonts w:hint="eastAsia"/>
          <w:lang w:val="en-US" w:eastAsia="zh-CN"/>
        </w:rPr>
        <w:t>切换客服状态</w:t>
      </w:r>
    </w:p>
    <w:p>
      <w:pPr>
        <w:pStyle w:val="5"/>
        <w:numPr>
          <w:ilvl w:val="3"/>
          <w:numId w:val="2"/>
        </w:numPr>
        <w:bidi w:val="0"/>
        <w:rPr>
          <w:rFonts w:hint="default"/>
          <w:lang w:val="en-US" w:eastAsia="zh-CN"/>
        </w:rPr>
      </w:pPr>
      <w:r>
        <w:rPr>
          <w:rFonts w:hint="eastAsia"/>
          <w:lang w:val="en-US" w:eastAsia="zh-CN"/>
        </w:rPr>
        <w:t>添加企业</w:t>
      </w:r>
    </w:p>
    <w:p>
      <w:pPr>
        <w:pStyle w:val="5"/>
        <w:numPr>
          <w:ilvl w:val="3"/>
          <w:numId w:val="2"/>
        </w:numPr>
        <w:bidi w:val="0"/>
        <w:rPr>
          <w:rFonts w:hint="default"/>
          <w:lang w:val="en-US" w:eastAsia="zh-CN"/>
        </w:rPr>
      </w:pPr>
      <w:r>
        <w:rPr>
          <w:rFonts w:hint="eastAsia"/>
          <w:lang w:val="en-US" w:eastAsia="zh-CN"/>
        </w:rPr>
        <w:t>搜索企业</w:t>
      </w:r>
    </w:p>
    <w:p>
      <w:pPr>
        <w:pStyle w:val="5"/>
        <w:numPr>
          <w:ilvl w:val="3"/>
          <w:numId w:val="2"/>
        </w:numPr>
        <w:bidi w:val="0"/>
        <w:rPr>
          <w:rFonts w:hint="default"/>
          <w:lang w:val="en-US" w:eastAsia="zh-CN"/>
        </w:rPr>
      </w:pPr>
      <w:r>
        <w:rPr>
          <w:rFonts w:hint="eastAsia"/>
          <w:lang w:val="en-US" w:eastAsia="zh-CN"/>
        </w:rPr>
        <w:t>注销企业</w:t>
      </w:r>
    </w:p>
    <w:p>
      <w:pPr>
        <w:pStyle w:val="5"/>
        <w:numPr>
          <w:ilvl w:val="3"/>
          <w:numId w:val="2"/>
        </w:numPr>
        <w:bidi w:val="0"/>
        <w:rPr>
          <w:rFonts w:hint="default"/>
          <w:lang w:val="en-US" w:eastAsia="zh-CN"/>
        </w:rPr>
      </w:pPr>
      <w:r>
        <w:rPr>
          <w:rFonts w:hint="eastAsia"/>
          <w:lang w:val="en-US" w:eastAsia="zh-CN"/>
        </w:rPr>
        <w:t>修改企业信息</w:t>
      </w:r>
    </w:p>
    <w:p>
      <w:pPr>
        <w:pStyle w:val="5"/>
        <w:numPr>
          <w:ilvl w:val="3"/>
          <w:numId w:val="2"/>
        </w:numPr>
        <w:bidi w:val="0"/>
        <w:rPr>
          <w:rFonts w:hint="default"/>
          <w:lang w:val="en-US" w:eastAsia="zh-CN"/>
        </w:rPr>
      </w:pPr>
      <w:r>
        <w:rPr>
          <w:rFonts w:hint="eastAsia"/>
          <w:lang w:val="en-US" w:eastAsia="zh-CN"/>
        </w:rPr>
        <w:t>切换企业状态</w:t>
      </w:r>
    </w:p>
    <w:p>
      <w:pPr>
        <w:pStyle w:val="4"/>
        <w:numPr>
          <w:ilvl w:val="2"/>
          <w:numId w:val="2"/>
        </w:numPr>
        <w:bidi w:val="0"/>
        <w:ind w:left="709" w:leftChars="0" w:hanging="709" w:firstLineChars="0"/>
      </w:pPr>
      <w:bookmarkStart w:id="45" w:name="_Toc7643"/>
      <w:bookmarkStart w:id="46" w:name="_Toc6145"/>
      <w:r>
        <w:rPr>
          <w:rFonts w:hint="eastAsia"/>
          <w:lang w:val="en-US" w:eastAsia="zh-CN"/>
        </w:rPr>
        <w:t>服务</w:t>
      </w:r>
      <w:r>
        <w:rPr>
          <w:rFonts w:hint="eastAsia"/>
        </w:rPr>
        <w:t>端</w:t>
      </w:r>
      <w:bookmarkEnd w:id="45"/>
      <w:bookmarkEnd w:id="46"/>
    </w:p>
    <w:p>
      <w:pPr>
        <w:pStyle w:val="5"/>
        <w:numPr>
          <w:ilvl w:val="3"/>
          <w:numId w:val="2"/>
        </w:numPr>
        <w:bidi w:val="0"/>
        <w:ind w:left="850" w:leftChars="0" w:hanging="850" w:firstLineChars="0"/>
      </w:pPr>
      <w:r>
        <w:rPr>
          <w:rFonts w:hint="eastAsia"/>
        </w:rPr>
        <w:t>登录</w:t>
      </w:r>
    </w:p>
    <w:p>
      <w:pPr>
        <w:bidi w:val="0"/>
      </w:pPr>
      <w:r>
        <w:rPr>
          <w:rFonts w:hint="eastAsia"/>
          <w:lang w:val="en-US" w:eastAsia="zh-CN"/>
        </w:rPr>
        <w:t>系统的运维人员</w:t>
      </w:r>
      <w:r>
        <w:rPr>
          <w:rFonts w:hint="eastAsia"/>
        </w:rPr>
        <w:t>登录账号，以保证</w:t>
      </w:r>
      <w:r>
        <w:rPr>
          <w:rFonts w:hint="eastAsia"/>
          <w:lang w:val="en-US" w:eastAsia="zh-CN"/>
        </w:rPr>
        <w:t>软件的运行维护</w:t>
      </w:r>
      <w:r>
        <w:rPr>
          <w:rFonts w:hint="eastAsia"/>
        </w:rPr>
        <w:t>得以实现</w:t>
      </w:r>
      <w:r>
        <w:rPr>
          <w:rFonts w:hint="eastAsia"/>
          <w:lang w:eastAsia="zh-CN"/>
        </w:rPr>
        <w:t>。</w:t>
      </w:r>
      <w:r>
        <w:rPr>
          <w:rFonts w:hint="eastAsia"/>
        </w:rPr>
        <w:t>在</w:t>
      </w:r>
      <w:r>
        <w:rPr>
          <w:rFonts w:hint="eastAsia"/>
          <w:lang w:val="en-US" w:eastAsia="zh-CN"/>
        </w:rPr>
        <w:t>运维人员</w:t>
      </w:r>
      <w:r>
        <w:rPr>
          <w:rFonts w:hint="eastAsia"/>
        </w:rPr>
        <w:t>登录后，方便</w:t>
      </w:r>
      <w:r>
        <w:rPr>
          <w:rFonts w:hint="eastAsia"/>
          <w:lang w:val="en-US" w:eastAsia="zh-CN"/>
        </w:rPr>
        <w:t>运维人员</w:t>
      </w:r>
      <w:r>
        <w:rPr>
          <w:rFonts w:hint="eastAsia"/>
        </w:rPr>
        <w:t>管理</w:t>
      </w:r>
      <w:r>
        <w:rPr>
          <w:rFonts w:hint="eastAsia"/>
          <w:lang w:val="en-US" w:eastAsia="zh-CN"/>
        </w:rPr>
        <w:t>用户</w:t>
      </w:r>
      <w:r>
        <w:rPr>
          <w:rFonts w:hint="eastAsia"/>
        </w:rPr>
        <w:t>和员工的信息以及对系统进行操作。</w:t>
      </w:r>
    </w:p>
    <w:p>
      <w:pPr>
        <w:pStyle w:val="5"/>
        <w:numPr>
          <w:ilvl w:val="3"/>
          <w:numId w:val="2"/>
        </w:numPr>
        <w:bidi w:val="0"/>
        <w:ind w:left="850" w:leftChars="0" w:hanging="850" w:firstLineChars="0"/>
      </w:pPr>
      <w:r>
        <w:rPr>
          <w:rFonts w:hint="eastAsia"/>
        </w:rPr>
        <w:t>操作日志</w:t>
      </w:r>
    </w:p>
    <w:p>
      <w:pPr>
        <w:bidi w:val="0"/>
        <w:rPr>
          <w:rFonts w:hint="default"/>
          <w:lang w:val="en-US" w:eastAsia="zh-CN"/>
        </w:rPr>
      </w:pPr>
      <w:r>
        <w:rPr>
          <w:rFonts w:hint="eastAsia"/>
        </w:rPr>
        <w:t>记录员工和</w:t>
      </w:r>
      <w:r>
        <w:rPr>
          <w:rFonts w:hint="eastAsia"/>
          <w:lang w:val="en-US" w:eastAsia="zh-CN"/>
        </w:rPr>
        <w:t>用户</w:t>
      </w:r>
      <w:r>
        <w:rPr>
          <w:rFonts w:hint="eastAsia"/>
        </w:rPr>
        <w:t>的操作，</w:t>
      </w:r>
      <w:r>
        <w:rPr>
          <w:rFonts w:hint="eastAsia"/>
          <w:lang w:val="en-US" w:eastAsia="zh-CN"/>
        </w:rPr>
        <w:t>系统的运维人员</w:t>
      </w:r>
      <w:r>
        <w:rPr>
          <w:rFonts w:hint="eastAsia"/>
        </w:rPr>
        <w:t>可以进行查看。系统出错时，能够</w:t>
      </w:r>
      <w:r>
        <w:rPr>
          <w:rFonts w:hint="eastAsia"/>
          <w:lang w:val="en-US" w:eastAsia="zh-CN"/>
        </w:rPr>
        <w:t>得知</w:t>
      </w:r>
      <w:r>
        <w:rPr>
          <w:rFonts w:hint="eastAsia"/>
        </w:rPr>
        <w:t>用户执行什么操作时引起的系统错误</w:t>
      </w:r>
      <w:r>
        <w:rPr>
          <w:rFonts w:hint="eastAsia"/>
          <w:lang w:eastAsia="zh-CN"/>
        </w:rPr>
        <w:t>，</w:t>
      </w:r>
      <w:r>
        <w:rPr>
          <w:rFonts w:hint="eastAsia"/>
          <w:lang w:val="en-US" w:eastAsia="zh-CN"/>
        </w:rPr>
        <w:t>并及时进行修复</w:t>
      </w:r>
      <w:r>
        <w:rPr>
          <w:rFonts w:hint="eastAsia"/>
        </w:rPr>
        <w:t>。</w:t>
      </w:r>
    </w:p>
    <w:p>
      <w:pPr>
        <w:pStyle w:val="3"/>
        <w:numPr>
          <w:ilvl w:val="1"/>
          <w:numId w:val="2"/>
        </w:numPr>
        <w:ind w:left="567" w:leftChars="0" w:hanging="567" w:firstLineChars="0"/>
        <w:rPr>
          <w:color w:val="000000" w:themeColor="text1"/>
          <w14:textFill>
            <w14:solidFill>
              <w14:schemeClr w14:val="tx1"/>
            </w14:solidFill>
          </w14:textFill>
        </w:rPr>
      </w:pPr>
      <w:bookmarkStart w:id="47" w:name="_Toc20121"/>
      <w:bookmarkStart w:id="48" w:name="_Toc10199"/>
      <w:r>
        <w:rPr>
          <w:rFonts w:hint="eastAsia"/>
          <w:color w:val="000000" w:themeColor="text1"/>
          <w14:textFill>
            <w14:solidFill>
              <w14:schemeClr w14:val="tx1"/>
            </w14:solidFill>
          </w14:textFill>
        </w:rPr>
        <w:t>用户特征</w:t>
      </w:r>
      <w:bookmarkEnd w:id="47"/>
      <w:bookmarkEnd w:id="48"/>
    </w:p>
    <w:p>
      <w:pPr>
        <w:pStyle w:val="35"/>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 xml:space="preserve">2.5 </w:t>
      </w:r>
      <w:r>
        <w:rPr>
          <w:rFonts w:hint="eastAsia"/>
          <w:color w:val="000000" w:themeColor="text1"/>
          <w14:textFill>
            <w14:solidFill>
              <w14:schemeClr w14:val="tx1"/>
            </w14:solidFill>
          </w14:textFill>
        </w:rPr>
        <w:t>用户群体</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2738"/>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角色</w:t>
            </w:r>
          </w:p>
        </w:tc>
        <w:tc>
          <w:tcPr>
            <w:tcW w:w="2738" w:type="dxa"/>
            <w:tcBorders>
              <w:tl2br w:val="nil"/>
              <w:tr2bl w:val="nil"/>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职业</w:t>
            </w:r>
          </w:p>
        </w:tc>
        <w:tc>
          <w:tcPr>
            <w:tcW w:w="2131" w:type="dxa"/>
            <w:tcBorders>
              <w:tl2br w:val="nil"/>
              <w:tr2bl w:val="nil"/>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年龄</w:t>
            </w:r>
          </w:p>
        </w:tc>
        <w:tc>
          <w:tcPr>
            <w:tcW w:w="2131" w:type="dxa"/>
            <w:tcBorders>
              <w:tl2br w:val="nil"/>
              <w:tr2bl w:val="nil"/>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特征和需求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4"/>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tc>
        <w:tc>
          <w:tcPr>
            <w:tcW w:w="2738" w:type="dxa"/>
            <w:tcBorders>
              <w:tl2br w:val="nil"/>
              <w:tr2bl w:val="nil"/>
            </w:tcBorders>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w:t>
            </w:r>
            <w:r>
              <w:rPr>
                <w:rFonts w:hint="eastAsia"/>
                <w:color w:val="000000" w:themeColor="text1"/>
                <w:lang w:val="en-US" w:eastAsia="zh-CN"/>
                <w14:textFill>
                  <w14:solidFill>
                    <w14:schemeClr w14:val="tx1"/>
                  </w14:solidFill>
                </w14:textFill>
              </w:rPr>
              <w:t>问题需要企业提供的客户服务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员工</w:t>
            </w:r>
          </w:p>
        </w:tc>
        <w:tc>
          <w:tcPr>
            <w:tcW w:w="2738"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企业的客服人员</w:t>
            </w:r>
          </w:p>
        </w:tc>
        <w:tc>
          <w:tcPr>
            <w:tcW w:w="2131" w:type="dxa"/>
            <w:tcBorders>
              <w:tl2br w:val="nil"/>
              <w:tr2bl w:val="nil"/>
            </w:tcBorders>
          </w:tcPr>
          <w:p>
            <w:pPr>
              <w:pStyle w:val="34"/>
              <w:widowControl w:val="0"/>
              <w:jc w:val="both"/>
              <w:rPr>
                <w:rFonts w:hint="eastAsia" w:eastAsia="宋体"/>
                <w:color w:val="000000" w:themeColor="text1"/>
                <w:lang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w:t>
            </w:r>
          </w:p>
        </w:tc>
        <w:tc>
          <w:tcPr>
            <w:tcW w:w="2738" w:type="dxa"/>
            <w:tcBorders>
              <w:tl2br w:val="nil"/>
              <w:tr2bl w:val="nil"/>
            </w:tcBorders>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企业的管理人员、法人或董事会成员等具有决策能力的人员</w:t>
            </w:r>
          </w:p>
        </w:tc>
        <w:tc>
          <w:tcPr>
            <w:tcW w:w="2131" w:type="dxa"/>
            <w:tcBorders>
              <w:tl2br w:val="nil"/>
              <w:tr2bl w:val="nil"/>
            </w:tcBorders>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需要管理客服人员并及时得到反馈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管理员</w:t>
            </w:r>
          </w:p>
        </w:tc>
        <w:tc>
          <w:tcPr>
            <w:tcW w:w="2738"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软件的开发者和企业的技术人员</w:t>
            </w:r>
          </w:p>
        </w:tc>
        <w:tc>
          <w:tcPr>
            <w:tcW w:w="2131"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需要对软件进行维护</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ind w:firstLine="480"/>
        <w:rPr>
          <w:rFonts w:ascii="宋体" w:hAnsi="宋体" w:cs="宋体"/>
          <w:color w:val="000000" w:themeColor="text1"/>
          <w:kern w:val="0"/>
          <w:sz w:val="24"/>
          <w:szCs w:val="24"/>
          <w14:textFill>
            <w14:solidFill>
              <w14:schemeClr w14:val="tx1"/>
            </w14:solidFill>
          </w14:textFill>
        </w:rPr>
      </w:pPr>
    </w:p>
    <w:p>
      <w:pPr>
        <w:pStyle w:val="3"/>
        <w:numPr>
          <w:ilvl w:val="1"/>
          <w:numId w:val="2"/>
        </w:numPr>
        <w:ind w:left="567" w:leftChars="0" w:hanging="567" w:firstLineChars="0"/>
        <w:rPr>
          <w:color w:val="000000" w:themeColor="text1"/>
          <w14:textFill>
            <w14:solidFill>
              <w14:schemeClr w14:val="tx1"/>
            </w14:solidFill>
          </w14:textFill>
        </w:rPr>
      </w:pPr>
      <w:bookmarkStart w:id="49" w:name="_Toc9114"/>
      <w:bookmarkStart w:id="50" w:name="_Toc31675"/>
      <w:r>
        <w:rPr>
          <w:rFonts w:hint="eastAsia"/>
          <w:color w:val="000000" w:themeColor="text1"/>
          <w14:textFill>
            <w14:solidFill>
              <w14:schemeClr w14:val="tx1"/>
            </w14:solidFill>
          </w14:textFill>
        </w:rPr>
        <w:t>约束</w:t>
      </w:r>
      <w:bookmarkEnd w:id="49"/>
      <w:bookmarkEnd w:id="50"/>
    </w:p>
    <w:p>
      <w:pPr>
        <w:pStyle w:val="4"/>
        <w:numPr>
          <w:ilvl w:val="2"/>
          <w:numId w:val="2"/>
        </w:numPr>
        <w:bidi w:val="0"/>
        <w:ind w:left="709" w:leftChars="0" w:hanging="709" w:firstLineChars="0"/>
      </w:pPr>
      <w:bookmarkStart w:id="51" w:name="_Toc31368"/>
      <w:r>
        <w:t xml:space="preserve"> </w:t>
      </w:r>
      <w:bookmarkStart w:id="52" w:name="_Toc3105"/>
      <w:r>
        <w:rPr>
          <w:rFonts w:hint="eastAsia"/>
        </w:rPr>
        <w:t>系统启动</w:t>
      </w:r>
      <w:bookmarkEnd w:id="51"/>
      <w:bookmarkEnd w:id="52"/>
    </w:p>
    <w:p>
      <w:pPr>
        <w:pStyle w:val="5"/>
        <w:numPr>
          <w:ilvl w:val="3"/>
          <w:numId w:val="2"/>
        </w:numPr>
        <w:bidi w:val="0"/>
        <w:ind w:left="850" w:leftChars="0" w:hanging="850" w:firstLineChars="0"/>
      </w:pPr>
      <w:r>
        <w:rPr>
          <w:rFonts w:hint="eastAsia"/>
        </w:rPr>
        <w:t>用户端</w:t>
      </w:r>
      <w:r>
        <w:rPr>
          <w:rFonts w:hint="eastAsia"/>
          <w:lang w:val="en-US" w:eastAsia="zh-CN"/>
        </w:rPr>
        <w:t>启动</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5"/>
        <w:numPr>
          <w:ilvl w:val="3"/>
          <w:numId w:val="2"/>
        </w:numPr>
        <w:bidi w:val="0"/>
        <w:ind w:left="850" w:leftChars="0" w:hanging="850" w:firstLineChars="0"/>
      </w:pPr>
      <w:r>
        <w:rPr>
          <w:rFonts w:hint="eastAsia"/>
          <w:lang w:eastAsia="zh-CN"/>
        </w:rPr>
        <w:t>服务端</w:t>
      </w:r>
      <w:r>
        <w:rPr>
          <w:rFonts w:hint="eastAsia"/>
        </w:rPr>
        <w:t>启动：</w:t>
      </w:r>
    </w:p>
    <w:p>
      <w:pPr>
        <w:ind w:firstLine="560"/>
        <w:rPr>
          <w:rFonts w:hint="eastAsia"/>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3" w:name="_Toc16565"/>
      <w:r>
        <w:rPr>
          <w:rFonts w:ascii="宋体" w:hAnsi="宋体" w:cs="宋体"/>
          <w:bCs/>
          <w:color w:val="000000" w:themeColor="text1"/>
          <w:kern w:val="0"/>
          <w:sz w:val="28"/>
          <w:szCs w:val="28"/>
          <w14:textFill>
            <w14:solidFill>
              <w14:schemeClr w14:val="tx1"/>
            </w14:solidFill>
          </w14:textFill>
        </w:rPr>
        <w:t xml:space="preserve"> </w:t>
      </w:r>
      <w:bookmarkStart w:id="54" w:name="_Toc1100"/>
      <w:r>
        <w:rPr>
          <w:rFonts w:hint="eastAsia" w:ascii="宋体" w:hAnsi="宋体" w:cs="宋体"/>
          <w:bCs/>
          <w:color w:val="000000" w:themeColor="text1"/>
          <w:kern w:val="0"/>
          <w:sz w:val="28"/>
          <w:szCs w:val="28"/>
          <w14:textFill>
            <w14:solidFill>
              <w14:schemeClr w14:val="tx1"/>
            </w14:solidFill>
          </w14:textFill>
        </w:rPr>
        <w:t>硬件限制</w:t>
      </w:r>
      <w:bookmarkEnd w:id="53"/>
      <w:bookmarkEnd w:id="54"/>
    </w:p>
    <w:p>
      <w:pPr>
        <w:pStyle w:val="35"/>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6 硬件限制</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8"/>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种类</w:t>
            </w:r>
          </w:p>
        </w:tc>
        <w:tc>
          <w:tcPr>
            <w:tcW w:w="6814" w:type="dxa"/>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具体限制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4"/>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服务器</w:t>
            </w:r>
          </w:p>
        </w:tc>
        <w:tc>
          <w:tcPr>
            <w:tcW w:w="6814" w:type="dxa"/>
          </w:tcPr>
          <w:p>
            <w:pPr>
              <w:pStyle w:val="34"/>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4"/>
              <w:widowControl w:val="0"/>
              <w:bidi w:val="0"/>
              <w:jc w:val="both"/>
              <w:rPr>
                <w:rFonts w:hint="eastAsia"/>
                <w:lang w:val="en-US" w:eastAsia="zh-CN"/>
              </w:rPr>
            </w:pPr>
            <w:r>
              <w:rPr>
                <w:rFonts w:hint="eastAsia"/>
                <w:lang w:val="en-US" w:eastAsia="zh-CN"/>
              </w:rPr>
              <w:t>RAM: 16.0 GB DDR4</w:t>
            </w:r>
          </w:p>
          <w:p>
            <w:pPr>
              <w:pStyle w:val="34"/>
              <w:widowControl w:val="0"/>
              <w:bidi w:val="0"/>
              <w:jc w:val="both"/>
              <w:rPr>
                <w:rFonts w:hint="eastAsia"/>
                <w:lang w:val="en-US" w:eastAsia="zh-CN"/>
              </w:rPr>
            </w:pPr>
            <w:r>
              <w:rPr>
                <w:rFonts w:hint="eastAsia"/>
                <w:lang w:val="en-US" w:eastAsia="zh-CN"/>
              </w:rPr>
              <w:t>GPU: NVIDIA GeForce RTX 2070</w:t>
            </w:r>
          </w:p>
          <w:p>
            <w:pPr>
              <w:pStyle w:val="34"/>
              <w:widowControl w:val="0"/>
              <w:jc w:val="both"/>
              <w:rPr>
                <w:rFonts w:hint="default" w:eastAsia="宋体"/>
                <w:color w:val="000000" w:themeColor="text1"/>
                <w:lang w:val="en-US" w:eastAsia="zh-CN"/>
                <w14:textFill>
                  <w14:solidFill>
                    <w14:schemeClr w14:val="tx1"/>
                  </w14:solidFill>
                </w14:textFill>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4"/>
              <w:widowControl w:val="0"/>
              <w:jc w:val="center"/>
              <w:rPr>
                <w:rFonts w:eastAsia="Times New Roman"/>
                <w:color w:val="000000" w:themeColor="text1"/>
                <w14:textFill>
                  <w14:solidFill>
                    <w14:schemeClr w14:val="tx1"/>
                  </w14:solidFill>
                </w14:textFill>
              </w:rPr>
            </w:pPr>
            <w:r>
              <w:rPr>
                <w:rFonts w:eastAsia="Times New Roman"/>
                <w:color w:val="000000" w:themeColor="text1"/>
                <w14:textFill>
                  <w14:solidFill>
                    <w14:schemeClr w14:val="tx1"/>
                  </w14:solidFill>
                </w14:textFill>
              </w:rPr>
              <w:t>P</w:t>
            </w:r>
            <w:r>
              <w:rPr>
                <w:rFonts w:hint="eastAsia" w:eastAsia="Times New Roman"/>
                <w:color w:val="000000" w:themeColor="text1"/>
                <w14:textFill>
                  <w14:solidFill>
                    <w14:schemeClr w14:val="tx1"/>
                  </w14:solidFill>
                </w14:textFill>
              </w:rPr>
              <w:t>C机</w:t>
            </w:r>
          </w:p>
        </w:tc>
        <w:tc>
          <w:tcPr>
            <w:tcW w:w="6814" w:type="dxa"/>
          </w:tcPr>
          <w:p>
            <w:pPr>
              <w:pStyle w:val="34"/>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4"/>
              <w:widowControl w:val="0"/>
              <w:bidi w:val="0"/>
              <w:jc w:val="both"/>
              <w:rPr>
                <w:rFonts w:hint="eastAsia"/>
                <w:lang w:val="en-US" w:eastAsia="zh-CN"/>
              </w:rPr>
            </w:pPr>
            <w:r>
              <w:rPr>
                <w:rFonts w:hint="eastAsia"/>
                <w:lang w:val="en-US" w:eastAsia="zh-CN"/>
              </w:rPr>
              <w:t>RAM: 16.0 GB DDR4</w:t>
            </w:r>
          </w:p>
          <w:p>
            <w:pPr>
              <w:pStyle w:val="34"/>
              <w:widowControl w:val="0"/>
              <w:bidi w:val="0"/>
              <w:jc w:val="both"/>
              <w:rPr>
                <w:rFonts w:hint="eastAsia"/>
                <w:lang w:val="en-US" w:eastAsia="zh-CN"/>
              </w:rPr>
            </w:pPr>
            <w:r>
              <w:rPr>
                <w:rFonts w:hint="eastAsia"/>
                <w:lang w:val="en-US" w:eastAsia="zh-CN"/>
              </w:rPr>
              <w:t>GPU: NVIDIA GeForce RTX 2070</w:t>
            </w:r>
          </w:p>
          <w:p>
            <w:pPr>
              <w:pStyle w:val="34"/>
              <w:widowControl w:val="0"/>
              <w:bidi w:val="0"/>
              <w:jc w:val="both"/>
              <w:rPr>
                <w:rFonts w:hint="default"/>
                <w:lang w:val="en-US" w:eastAsia="zh-CN"/>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4"/>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带宽</w:t>
            </w:r>
          </w:p>
        </w:tc>
        <w:tc>
          <w:tcPr>
            <w:tcW w:w="6814"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不超过</w:t>
            </w:r>
            <w:r>
              <w:rPr>
                <w:rFonts w:hint="eastAsia"/>
                <w:color w:val="000000" w:themeColor="text1"/>
                <w:lang w:val="en-US" w:eastAsia="zh-CN"/>
                <w14:textFill>
                  <w14:solidFill>
                    <w14:schemeClr w14:val="tx1"/>
                  </w14:solidFill>
                </w14:textFill>
              </w:rPr>
              <w:t>100</w:t>
            </w:r>
            <w:r>
              <w:rPr>
                <w:rFonts w:hint="eastAsia" w:eastAsia="Times New Roman"/>
                <w:color w:val="000000" w:themeColor="text1"/>
                <w14:textFill>
                  <w14:solidFill>
                    <w14:schemeClr w14:val="tx1"/>
                  </w14:solidFill>
                </w14:textFill>
              </w:rPr>
              <w:t>Mbps</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5" w:name="_Toc26335"/>
      <w:bookmarkStart w:id="56" w:name="_Toc30455"/>
      <w:r>
        <w:rPr>
          <w:rFonts w:hint="eastAsia" w:ascii="宋体" w:hAnsi="宋体" w:cs="宋体"/>
          <w:bCs/>
          <w:color w:val="000000" w:themeColor="text1"/>
          <w:kern w:val="0"/>
          <w:sz w:val="28"/>
          <w:szCs w:val="28"/>
          <w14:textFill>
            <w14:solidFill>
              <w14:schemeClr w14:val="tx1"/>
            </w14:solidFill>
          </w14:textFill>
        </w:rPr>
        <w:t>与其他软件的接口</w:t>
      </w:r>
      <w:bookmarkEnd w:id="55"/>
      <w:bookmarkEnd w:id="56"/>
    </w:p>
    <w:p>
      <w:pPr>
        <w:ind w:firstLine="1394" w:firstLineChars="498"/>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7" w:name="_Toc2306"/>
      <w:bookmarkStart w:id="58" w:name="_Toc31779"/>
      <w:r>
        <w:rPr>
          <w:rFonts w:hint="eastAsia" w:ascii="宋体" w:hAnsi="宋体" w:cs="宋体"/>
          <w:bCs/>
          <w:color w:val="000000" w:themeColor="text1"/>
          <w:kern w:val="0"/>
          <w:sz w:val="28"/>
          <w:szCs w:val="28"/>
          <w14:textFill>
            <w14:solidFill>
              <w14:schemeClr w14:val="tx1"/>
            </w14:solidFill>
          </w14:textFill>
        </w:rPr>
        <w:t>并行操作</w:t>
      </w:r>
      <w:bookmarkEnd w:id="57"/>
      <w:bookmarkEnd w:id="58"/>
    </w:p>
    <w:p>
      <w:pPr>
        <w:bidi w:val="0"/>
      </w:pPr>
      <w:r>
        <w:rPr>
          <w:rFonts w:hint="eastAsia"/>
        </w:rPr>
        <w:t>支持多用户并发操作</w:t>
      </w:r>
    </w:p>
    <w:p>
      <w:pPr>
        <w:pStyle w:val="3"/>
        <w:numPr>
          <w:ilvl w:val="1"/>
          <w:numId w:val="2"/>
        </w:numPr>
        <w:ind w:left="567" w:leftChars="0" w:hanging="567" w:firstLineChars="0"/>
        <w:rPr>
          <w:color w:val="000000" w:themeColor="text1"/>
          <w14:textFill>
            <w14:solidFill>
              <w14:schemeClr w14:val="tx1"/>
            </w14:solidFill>
          </w14:textFill>
        </w:rPr>
      </w:pPr>
      <w:bookmarkStart w:id="59" w:name="_Toc10409"/>
      <w:bookmarkStart w:id="60" w:name="_Toc18697"/>
      <w:r>
        <w:rPr>
          <w:rFonts w:hint="eastAsia"/>
          <w:color w:val="000000" w:themeColor="text1"/>
          <w14:textFill>
            <w14:solidFill>
              <w14:schemeClr w14:val="tx1"/>
            </w14:solidFill>
          </w14:textFill>
        </w:rPr>
        <w:t>假设与依赖</w:t>
      </w:r>
      <w:bookmarkEnd w:id="59"/>
      <w:bookmarkEnd w:id="60"/>
    </w:p>
    <w:p>
      <w:pPr>
        <w:numPr>
          <w:ilvl w:val="2"/>
          <w:numId w:val="2"/>
        </w:numPr>
        <w:ind w:left="709" w:leftChars="0" w:hanging="709" w:firstLineChars="0"/>
        <w:rPr>
          <w:rFonts w:hint="default" w:eastAsia="宋体"/>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针对角色的假设与依赖</w:t>
      </w:r>
    </w:p>
    <w:p>
      <w:pPr>
        <w:pStyle w:val="5"/>
        <w:numPr>
          <w:ilvl w:val="3"/>
          <w:numId w:val="2"/>
        </w:numPr>
        <w:bidi w:val="0"/>
        <w:ind w:left="850" w:leftChars="0" w:hanging="850" w:firstLineChars="0"/>
      </w:pPr>
      <w:r>
        <w:rPr>
          <w:rFonts w:hint="eastAsia"/>
        </w:rPr>
        <w:t>针对</w:t>
      </w:r>
      <w:r>
        <w:rPr>
          <w:rFonts w:hint="eastAsia"/>
          <w:lang w:val="en-US" w:eastAsia="zh-CN"/>
        </w:rPr>
        <w:t>用户</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假设</w:t>
      </w:r>
      <w:r>
        <w:rPr>
          <w:rFonts w:hint="eastAsia"/>
          <w:color w:val="000000" w:themeColor="text1"/>
          <w:lang w:val="en-US" w:eastAsia="zh-CN"/>
          <w14:textFill>
            <w14:solidFill>
              <w14:schemeClr w14:val="tx1"/>
            </w14:solidFill>
          </w14:textFill>
        </w:rPr>
        <w:t>用户能够进行基本的计算机</w:t>
      </w:r>
      <w:r>
        <w:rPr>
          <w:rFonts w:hint="eastAsia"/>
          <w:color w:val="000000" w:themeColor="text1"/>
          <w14:textFill>
            <w14:solidFill>
              <w14:schemeClr w14:val="tx1"/>
            </w14:solidFill>
          </w14:textFill>
        </w:rPr>
        <w:t>操作</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并且不具有过多计算机能力。</w:t>
      </w:r>
    </w:p>
    <w:p>
      <w:pPr>
        <w:pStyle w:val="5"/>
        <w:numPr>
          <w:ilvl w:val="3"/>
          <w:numId w:val="2"/>
        </w:numPr>
        <w:bidi w:val="0"/>
        <w:ind w:left="850" w:leftChars="0" w:hanging="850" w:firstLineChars="0"/>
      </w:pPr>
      <w:r>
        <w:rPr>
          <w:rFonts w:hint="eastAsia"/>
        </w:rPr>
        <w:t>针对员工：</w:t>
      </w:r>
    </w:p>
    <w:p>
      <w:pPr>
        <w:bidi w:val="0"/>
        <w:rPr>
          <w:rFonts w:hint="default" w:eastAsia="宋体"/>
          <w:lang w:val="en-US" w:eastAsia="zh-CN"/>
        </w:rPr>
      </w:pPr>
      <w:r>
        <w:rPr>
          <w:rFonts w:hint="eastAsia"/>
        </w:rPr>
        <w:t>假设员工熟悉</w:t>
      </w:r>
      <w:r>
        <w:rPr>
          <w:rFonts w:hint="eastAsia"/>
          <w:lang w:val="en-US" w:eastAsia="zh-CN"/>
        </w:rPr>
        <w:t>计算机</w:t>
      </w:r>
      <w:r>
        <w:rPr>
          <w:rFonts w:hint="eastAsia"/>
        </w:rPr>
        <w:t>的操作</w:t>
      </w:r>
      <w:r>
        <w:rPr>
          <w:rFonts w:hint="eastAsia"/>
          <w:lang w:eastAsia="zh-CN"/>
        </w:rPr>
        <w:t>，</w:t>
      </w:r>
      <w:r>
        <w:rPr>
          <w:rFonts w:hint="eastAsia"/>
          <w:lang w:val="en-US" w:eastAsia="zh-CN"/>
        </w:rPr>
        <w:t>熟悉企业问题应对方法，熟知各种问题的处理流程。</w:t>
      </w:r>
    </w:p>
    <w:p>
      <w:pPr>
        <w:numPr>
          <w:ilvl w:val="3"/>
          <w:numId w:val="2"/>
        </w:numPr>
        <w:bidi w:val="0"/>
        <w:ind w:left="850" w:leftChars="0" w:hanging="850" w:firstLineChars="0"/>
        <w:rPr>
          <w:rFonts w:hint="default" w:eastAsia="宋体"/>
          <w:lang w:val="en-US" w:eastAsia="zh-CN"/>
        </w:rPr>
      </w:pPr>
      <w:r>
        <w:rPr>
          <w:rFonts w:hint="eastAsia"/>
          <w:lang w:val="en-US" w:eastAsia="zh-CN"/>
        </w:rPr>
        <w:t>针对企业：</w:t>
      </w:r>
    </w:p>
    <w:p>
      <w:pPr>
        <w:bidi w:val="0"/>
        <w:rPr>
          <w:rFonts w:hint="default"/>
          <w:lang w:val="en-US" w:eastAsia="zh-CN"/>
        </w:rPr>
      </w:pPr>
      <w:r>
        <w:rPr>
          <w:rFonts w:hint="eastAsia"/>
          <w:lang w:val="en-US" w:eastAsia="zh-CN"/>
        </w:rPr>
        <w:t>假设企业熟悉计算机的操作并具有一定的计算机知识</w:t>
      </w:r>
    </w:p>
    <w:p>
      <w:pPr>
        <w:pStyle w:val="5"/>
        <w:numPr>
          <w:ilvl w:val="3"/>
          <w:numId w:val="2"/>
        </w:numPr>
        <w:bidi w:val="0"/>
        <w:ind w:left="850" w:leftChars="0" w:hanging="850" w:firstLineChars="0"/>
      </w:pPr>
      <w:r>
        <w:rPr>
          <w:rFonts w:hint="eastAsia"/>
        </w:rPr>
        <w:t>针对管理员：</w:t>
      </w:r>
    </w:p>
    <w:p>
      <w:pPr>
        <w:bidi w:val="0"/>
        <w:rPr>
          <w:color w:val="000000" w:themeColor="text1"/>
          <w14:textFill>
            <w14:solidFill>
              <w14:schemeClr w14:val="tx1"/>
            </w14:solidFill>
          </w14:textFill>
        </w:rPr>
      </w:pPr>
      <w:r>
        <w:rPr>
          <w:rFonts w:hint="eastAsia"/>
          <w:color w:val="000000" w:themeColor="text1"/>
          <w14:textFill>
            <w14:solidFill>
              <w14:schemeClr w14:val="tx1"/>
            </w14:solidFill>
          </w14:textFill>
        </w:rPr>
        <w:t>假设管理员熟悉网页的操作</w:t>
      </w:r>
    </w:p>
    <w:p>
      <w:pPr>
        <w:pStyle w:val="4"/>
        <w:numPr>
          <w:ilvl w:val="2"/>
          <w:numId w:val="2"/>
        </w:numPr>
        <w:ind w:left="709" w:leftChars="0" w:hanging="709" w:firstLineChars="0"/>
        <w:rPr>
          <w:color w:val="000000" w:themeColor="text1"/>
          <w14:textFill>
            <w14:solidFill>
              <w14:schemeClr w14:val="tx1"/>
            </w14:solidFill>
          </w14:textFill>
        </w:rPr>
      </w:pPr>
      <w:bookmarkStart w:id="61" w:name="_Toc12615"/>
      <w:bookmarkStart w:id="62" w:name="_Toc11190"/>
      <w:r>
        <w:rPr>
          <w:rFonts w:hint="eastAsia"/>
          <w:color w:val="000000" w:themeColor="text1"/>
          <w14:textFill>
            <w14:solidFill>
              <w14:schemeClr w14:val="tx1"/>
            </w14:solidFill>
          </w14:textFill>
        </w:rPr>
        <w:t>业务规则</w:t>
      </w:r>
      <w:bookmarkEnd w:id="61"/>
      <w:bookmarkEnd w:id="62"/>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每个用户只能在每个企业最多同时申请由其指定数量的服务单，已经申请但没有提交的服务单会被计入；由员工重新开启的服务单有一个单独计算的、由企业定义的上限</w:t>
      </w:r>
      <w:r>
        <w:rPr>
          <w:rFonts w:hint="eastAsia"/>
          <w:color w:val="000000" w:themeColor="text1"/>
          <w14:textFill>
            <w14:solidFill>
              <w14:schemeClr w14:val="tx1"/>
            </w14:solidFill>
          </w14:textFill>
        </w:rPr>
        <w:t>。</w:t>
      </w:r>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员工可以看到并且对已经开启的服务单进行回复，尚未开启的服务单将只会占用用户的服务单数量上限。</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·数据通过关系模型，数据库范式进行联系。</w:t>
      </w:r>
    </w:p>
    <w:p>
      <w:pPr>
        <w:pStyle w:val="4"/>
        <w:numPr>
          <w:ilvl w:val="2"/>
          <w:numId w:val="2"/>
        </w:numPr>
        <w:ind w:left="709" w:leftChars="0" w:hanging="709" w:firstLineChars="0"/>
        <w:rPr>
          <w:color w:val="000000" w:themeColor="text1"/>
          <w14:textFill>
            <w14:solidFill>
              <w14:schemeClr w14:val="tx1"/>
            </w14:solidFill>
          </w14:textFill>
        </w:rPr>
      </w:pPr>
      <w:bookmarkStart w:id="63" w:name="_Toc7986"/>
      <w:bookmarkStart w:id="64" w:name="_Toc24568"/>
      <w:r>
        <w:rPr>
          <w:rFonts w:hint="eastAsia"/>
          <w:color w:val="000000" w:themeColor="text1"/>
          <w14:textFill>
            <w14:solidFill>
              <w14:schemeClr w14:val="tx1"/>
            </w14:solidFill>
          </w14:textFill>
        </w:rPr>
        <w:t>技术基础</w:t>
      </w:r>
      <w:bookmarkEnd w:id="63"/>
      <w:bookmarkEnd w:id="64"/>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Java编程语言</w:t>
      </w:r>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数据库sql语言。</w:t>
      </w:r>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Vue单页应用框架</w:t>
      </w:r>
    </w:p>
    <w:p>
      <w:pPr>
        <w:numPr>
          <w:ilvl w:val="0"/>
          <w:numId w:val="11"/>
        </w:numPr>
        <w:ind w:left="420" w:leftChars="0" w:hanging="42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HTML编程语言</w:t>
      </w:r>
    </w:p>
    <w:p>
      <w:pPr>
        <w:pStyle w:val="4"/>
        <w:numPr>
          <w:ilvl w:val="2"/>
          <w:numId w:val="2"/>
        </w:numPr>
        <w:ind w:left="709" w:leftChars="0" w:hanging="709" w:firstLineChars="0"/>
        <w:rPr>
          <w:color w:val="000000" w:themeColor="text1"/>
          <w14:textFill>
            <w14:solidFill>
              <w14:schemeClr w14:val="tx1"/>
            </w14:solidFill>
          </w14:textFill>
        </w:rPr>
      </w:pPr>
      <w:bookmarkStart w:id="65" w:name="_Toc26416"/>
      <w:bookmarkStart w:id="66" w:name="_Toc8356"/>
      <w:r>
        <w:rPr>
          <w:rFonts w:hint="eastAsia"/>
          <w:color w:val="000000" w:themeColor="text1"/>
          <w:lang w:val="en-US" w:eastAsia="zh-CN"/>
          <w14:textFill>
            <w14:solidFill>
              <w14:schemeClr w14:val="tx1"/>
            </w14:solidFill>
          </w14:textFill>
        </w:rPr>
        <w:t>开发人员的</w:t>
      </w:r>
      <w:r>
        <w:rPr>
          <w:rFonts w:hint="eastAsia"/>
          <w:color w:val="000000" w:themeColor="text1"/>
          <w14:textFill>
            <w14:solidFill>
              <w14:schemeClr w14:val="tx1"/>
            </w14:solidFill>
          </w14:textFill>
        </w:rPr>
        <w:t>个人业务能力</w:t>
      </w:r>
      <w:bookmarkEnd w:id="65"/>
      <w:bookmarkEnd w:id="66"/>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良好</w:t>
      </w:r>
      <w:r>
        <w:rPr>
          <w:rFonts w:hint="eastAsia"/>
          <w:color w:val="000000" w:themeColor="text1"/>
          <w14:textFill>
            <w14:solidFill>
              <w14:schemeClr w14:val="tx1"/>
            </w14:solidFill>
          </w14:textFill>
        </w:rPr>
        <w:t>的沟通能力</w:t>
      </w:r>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Java</w:t>
      </w:r>
      <w:r>
        <w:rPr>
          <w:rFonts w:hint="eastAsia"/>
          <w:color w:val="000000" w:themeColor="text1"/>
          <w:lang w:val="en-US" w:eastAsia="zh-CN"/>
          <w14:textFill>
            <w14:solidFill>
              <w14:schemeClr w14:val="tx1"/>
            </w14:solidFill>
          </w14:textFill>
        </w:rPr>
        <w:t xml:space="preserve">, Python, </w:t>
      </w:r>
      <w:r>
        <w:rPr>
          <w:rFonts w:hint="eastAsia"/>
          <w:color w:val="000000" w:themeColor="text1"/>
          <w14:textFill>
            <w14:solidFill>
              <w14:schemeClr w14:val="tx1"/>
            </w14:solidFill>
          </w14:textFill>
        </w:rPr>
        <w:t>HTML编程能力</w:t>
      </w:r>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一定的计算机网络知识</w:t>
      </w:r>
    </w:p>
    <w:p>
      <w:pPr>
        <w:numPr>
          <w:ilvl w:val="0"/>
          <w:numId w:val="12"/>
        </w:numPr>
        <w:ind w:left="420" w:leftChars="0" w:hanging="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读写文档能力。</w:t>
      </w:r>
    </w:p>
    <w:p>
      <w:pPr>
        <w:pStyle w:val="4"/>
        <w:numPr>
          <w:ilvl w:val="2"/>
          <w:numId w:val="2"/>
        </w:numPr>
        <w:ind w:left="709" w:leftChars="0" w:hanging="709" w:firstLineChars="0"/>
        <w:rPr>
          <w:color w:val="000000" w:themeColor="text1"/>
          <w14:textFill>
            <w14:solidFill>
              <w14:schemeClr w14:val="tx1"/>
            </w14:solidFill>
          </w14:textFill>
        </w:rPr>
      </w:pPr>
      <w:bookmarkStart w:id="67" w:name="_Toc17720"/>
      <w:bookmarkStart w:id="68" w:name="_Toc2281"/>
      <w:r>
        <w:rPr>
          <w:rFonts w:hint="eastAsia"/>
          <w:color w:val="000000" w:themeColor="text1"/>
          <w14:textFill>
            <w14:solidFill>
              <w14:schemeClr w14:val="tx1"/>
            </w14:solidFill>
          </w14:textFill>
        </w:rPr>
        <w:t>工作环境</w:t>
      </w:r>
      <w:bookmarkEnd w:id="67"/>
      <w:bookmarkEnd w:id="68"/>
    </w:p>
    <w:p>
      <w:pPr>
        <w:bidi w:val="0"/>
        <w:rPr>
          <w:rFonts w:hint="default"/>
          <w:lang w:val="en-US" w:eastAsia="zh-CN"/>
        </w:rPr>
      </w:pPr>
      <w:r>
        <w:rPr>
          <w:rFonts w:hint="eastAsia"/>
          <w:lang w:val="en-US" w:eastAsia="zh-CN"/>
        </w:rPr>
        <w:t>居家办公</w:t>
      </w:r>
    </w:p>
    <w:p>
      <w:pPr>
        <w:pStyle w:val="2"/>
        <w:numPr>
          <w:ilvl w:val="0"/>
          <w:numId w:val="13"/>
        </w:numPr>
        <w:bidi w:val="0"/>
        <w:ind w:left="425" w:leftChars="0" w:hanging="425" w:firstLineChars="0"/>
      </w:pPr>
      <w:bookmarkStart w:id="69" w:name="_Toc26343"/>
      <w:bookmarkStart w:id="70" w:name="_Toc27092"/>
      <w:r>
        <w:rPr>
          <w:rFonts w:hint="eastAsia"/>
        </w:rPr>
        <w:t>具体需求</w:t>
      </w:r>
      <w:bookmarkEnd w:id="69"/>
      <w:bookmarkEnd w:id="70"/>
    </w:p>
    <w:p>
      <w:pPr>
        <w:rPr>
          <w:rFonts w:hint="default" w:eastAsia="宋体"/>
          <w:lang w:val="en-US" w:eastAsia="zh-CN"/>
        </w:rPr>
      </w:pPr>
      <w:r>
        <w:rPr>
          <w:rFonts w:hint="eastAsia"/>
          <w:lang w:val="en-US" w:eastAsia="zh-CN"/>
        </w:rPr>
        <w:t>本章主要说明易生活客户服务系统的具体的需求。</w:t>
      </w:r>
    </w:p>
    <w:p>
      <w:pPr>
        <w:pStyle w:val="3"/>
        <w:numPr>
          <w:ilvl w:val="1"/>
          <w:numId w:val="13"/>
        </w:numPr>
        <w:ind w:left="0" w:leftChars="0" w:firstLine="0" w:firstLineChars="0"/>
        <w:rPr>
          <w:color w:val="000000" w:themeColor="text1"/>
          <w14:textFill>
            <w14:solidFill>
              <w14:schemeClr w14:val="tx1"/>
            </w14:solidFill>
          </w14:textFill>
        </w:rPr>
      </w:pPr>
      <w:bookmarkStart w:id="71" w:name="_Toc6976"/>
      <w:bookmarkStart w:id="72" w:name="_Toc18952"/>
      <w:r>
        <w:rPr>
          <w:rFonts w:hint="eastAsia"/>
          <w:color w:val="000000" w:themeColor="text1"/>
          <w14:textFill>
            <w14:solidFill>
              <w14:schemeClr w14:val="tx1"/>
            </w14:solidFill>
          </w14:textFill>
        </w:rPr>
        <w:t>用户界面</w:t>
      </w:r>
      <w:bookmarkEnd w:id="71"/>
      <w:bookmarkEnd w:id="72"/>
    </w:p>
    <w:p>
      <w:pPr>
        <w:rPr>
          <w:rFonts w:hint="default" w:eastAsia="宋体"/>
          <w:lang w:val="en-US" w:eastAsia="zh-CN"/>
        </w:rPr>
      </w:pPr>
      <w:r>
        <w:rPr>
          <w:rFonts w:hint="eastAsia"/>
          <w:color w:val="000000" w:themeColor="text1"/>
          <w:lang w:val="en-US" w:eastAsia="zh-CN"/>
          <w14:textFill>
            <w14:solidFill>
              <w14:schemeClr w14:val="tx1"/>
            </w14:solidFill>
          </w14:textFill>
        </w:rPr>
        <w:t>本节主要说明对界面的需求，将详细描述各个界面的布局、数据项以及相关关系。</w:t>
      </w:r>
    </w:p>
    <w:p>
      <w:pPr>
        <w:pStyle w:val="4"/>
        <w:numPr>
          <w:ilvl w:val="2"/>
          <w:numId w:val="13"/>
        </w:numPr>
        <w:bidi w:val="0"/>
        <w:ind w:left="0" w:leftChars="0" w:firstLine="0" w:firstLineChars="0"/>
        <w:rPr>
          <w:rFonts w:hint="default"/>
          <w:lang w:val="en-US" w:eastAsia="zh-CN"/>
        </w:rPr>
      </w:pPr>
      <w:bookmarkStart w:id="73" w:name="_Toc22313"/>
      <w:r>
        <w:rPr>
          <w:rFonts w:hint="eastAsia"/>
          <w:lang w:val="en-US" w:eastAsia="zh-CN"/>
        </w:rPr>
        <w:t>用户和企业均会涉及到的界面</w:t>
      </w:r>
      <w:bookmarkEnd w:id="73"/>
    </w:p>
    <w:p>
      <w:pPr>
        <w:rPr>
          <w:rFonts w:hint="default"/>
          <w:lang w:val="en-US" w:eastAsia="zh-CN"/>
        </w:rPr>
      </w:pPr>
      <w:r>
        <w:rPr>
          <w:rFonts w:hint="eastAsia"/>
          <w:lang w:val="en-US" w:eastAsia="zh-CN"/>
        </w:rPr>
        <w:t>本段主要说明用户与企业都会使用的功能及其界面。</w:t>
      </w:r>
    </w:p>
    <w:p>
      <w:pPr>
        <w:pStyle w:val="5"/>
        <w:numPr>
          <w:ilvl w:val="3"/>
          <w:numId w:val="13"/>
        </w:numPr>
        <w:bidi w:val="0"/>
        <w:ind w:left="850" w:leftChars="0" w:hanging="850" w:firstLineChars="0"/>
      </w:pPr>
      <w:bookmarkStart w:id="74" w:name="_Ref5024"/>
      <w:r>
        <w:rPr>
          <w:rFonts w:hint="eastAsia"/>
          <w:lang w:val="en-US" w:eastAsia="zh-CN"/>
        </w:rPr>
        <w:t>申请</w:t>
      </w:r>
      <w:bookmarkEnd w:id="74"/>
      <w:r>
        <w:rPr>
          <w:rFonts w:hint="eastAsia"/>
          <w:lang w:val="en-US" w:eastAsia="zh-CN"/>
        </w:rPr>
        <w:t>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窗口标题：</w:t>
      </w:r>
    </w:p>
    <w:p>
      <w:pPr>
        <w:bidi w:val="0"/>
        <w:rPr>
          <w:rFonts w:hint="default" w:eastAsia="宋体"/>
          <w:lang w:val="en-US" w:eastAsia="zh-CN"/>
        </w:rPr>
      </w:pPr>
      <w:r>
        <w:rPr>
          <w:rFonts w:hint="eastAsia"/>
          <w:lang w:val="en-US" w:eastAsia="zh-CN"/>
        </w:rPr>
        <w:t>申请服务单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窗口标识符：</w:t>
      </w:r>
    </w:p>
    <w:p>
      <w:pPr>
        <w:bidi w:val="0"/>
        <w:rPr>
          <w:rFonts w:hint="default" w:eastAsia="宋体"/>
          <w:lang w:val="en-US" w:eastAsia="zh-CN"/>
        </w:rPr>
      </w:pPr>
      <w:r>
        <w:rPr>
          <w:rFonts w:hint="default"/>
          <w:lang w:val="en-US" w:eastAsia="zh-CN"/>
        </w:rPr>
        <w:t>ApplyTicket</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目的：</w:t>
      </w:r>
    </w:p>
    <w:p>
      <w:pPr>
        <w:bidi w:val="0"/>
        <w:rPr>
          <w:rFonts w:hint="default" w:eastAsia="宋体"/>
          <w:lang w:val="en-US" w:eastAsia="zh-CN"/>
        </w:rPr>
      </w:pPr>
      <w:r>
        <w:rPr>
          <w:rFonts w:hint="eastAsia"/>
          <w:lang w:val="en-US" w:eastAsia="zh-CN"/>
        </w:rPr>
        <w:t>用户向企业申请服务单或企业向用户发放服务单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界面布局：</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1420"/>
            <wp:effectExtent l="0" t="0" r="10160" b="11430"/>
            <wp:docPr id="7" name="图片 7" descr="申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申请服务单_状态 1"/>
                    <pic:cNvPicPr>
                      <a:picLocks noChangeAspect="1"/>
                    </pic:cNvPicPr>
                  </pic:nvPicPr>
                  <pic:blipFill>
                    <a:blip r:embed="rId15"/>
                    <a:stretch>
                      <a:fillRect/>
                    </a:stretch>
                  </pic:blipFill>
                  <pic:spPr>
                    <a:xfrm>
                      <a:off x="0" y="0"/>
                      <a:ext cx="5266690" cy="3741420"/>
                    </a:xfrm>
                    <a:prstGeom prst="rect">
                      <a:avLst/>
                    </a:prstGeom>
                  </pic:spPr>
                </pic:pic>
              </a:graphicData>
            </a:graphic>
          </wp:inline>
        </w:drawing>
      </w:r>
    </w:p>
    <w:p>
      <w:pPr>
        <w:pStyle w:val="10"/>
        <w:bidi w:val="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申请服务单界面布局</w:t>
      </w:r>
    </w:p>
    <w:p>
      <w:pPr>
        <w:pStyle w:val="6"/>
        <w:numPr>
          <w:ilvl w:val="4"/>
          <w:numId w:val="13"/>
        </w:numPr>
        <w:bidi w:val="0"/>
        <w:ind w:left="991" w:leftChars="0" w:hanging="991" w:firstLineChars="0"/>
        <w:outlineLvl w:val="9"/>
      </w:pPr>
      <w:r>
        <w:rPr>
          <w:rFonts w:hint="eastAsia"/>
        </w:rPr>
        <w:t>数据项描述：</w:t>
      </w:r>
    </w:p>
    <w:p>
      <w:pPr>
        <w:pStyle w:val="35"/>
        <w:jc w:val="both"/>
        <w:rPr>
          <w:color w:val="000000" w:themeColor="text1"/>
          <w14:textFill>
            <w14:solidFill>
              <w14:schemeClr w14:val="tx1"/>
            </w14:solidFill>
          </w14:textFill>
        </w:rPr>
      </w:pPr>
    </w:p>
    <w:p>
      <w:pPr>
        <w:pStyle w:val="10"/>
        <w:rPr>
          <w:rFonts w:hint="eastAsia" w:eastAsia="宋体"/>
          <w:lang w:eastAsia="zh-CN"/>
        </w:rPr>
      </w:pPr>
      <w:bookmarkStart w:id="75" w:name="_Ref652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w:t>
      </w:r>
      <w:r>
        <w:rPr>
          <w:rFonts w:hint="eastAsia"/>
          <w:lang w:val="en-US" w:eastAsia="zh-CN"/>
        </w:rPr>
        <w:t>申请服务单</w:t>
      </w:r>
      <w:r>
        <w:rPr>
          <w:rFonts w:hint="eastAsia"/>
          <w:lang w:eastAsia="zh-CN"/>
        </w:rPr>
        <w:t>数据项</w:t>
      </w:r>
      <w:bookmarkEnd w:id="75"/>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
        <w:gridCol w:w="654"/>
        <w:gridCol w:w="405"/>
        <w:gridCol w:w="663"/>
        <w:gridCol w:w="2052"/>
        <w:gridCol w:w="698"/>
        <w:gridCol w:w="776"/>
        <w:gridCol w:w="431"/>
        <w:gridCol w:w="673"/>
        <w:gridCol w:w="664"/>
        <w:gridCol w:w="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827" w:type="dxa"/>
            <w:vAlign w:val="center"/>
          </w:tcPr>
          <w:p>
            <w:pPr>
              <w:pStyle w:val="34"/>
              <w:widowControl w:val="0"/>
              <w:bidi w:val="0"/>
              <w:jc w:val="center"/>
              <w:rPr>
                <w:b/>
                <w:bCs/>
              </w:rPr>
            </w:pPr>
            <w:r>
              <w:rPr>
                <w:rFonts w:hint="eastAsia"/>
                <w:b/>
                <w:bCs/>
              </w:rPr>
              <w:t>名称</w:t>
            </w:r>
          </w:p>
        </w:tc>
        <w:tc>
          <w:tcPr>
            <w:tcW w:w="654" w:type="dxa"/>
            <w:vAlign w:val="center"/>
          </w:tcPr>
          <w:p>
            <w:pPr>
              <w:pStyle w:val="34"/>
              <w:widowControl w:val="0"/>
              <w:bidi w:val="0"/>
              <w:jc w:val="center"/>
              <w:rPr>
                <w:b/>
                <w:bCs/>
              </w:rPr>
            </w:pPr>
            <w:r>
              <w:rPr>
                <w:rFonts w:hint="eastAsia"/>
                <w:b/>
                <w:bCs/>
              </w:rPr>
              <w:t>类型</w:t>
            </w:r>
          </w:p>
        </w:tc>
        <w:tc>
          <w:tcPr>
            <w:tcW w:w="405" w:type="dxa"/>
            <w:vAlign w:val="center"/>
          </w:tcPr>
          <w:p>
            <w:pPr>
              <w:pStyle w:val="34"/>
              <w:widowControl w:val="0"/>
              <w:bidi w:val="0"/>
              <w:jc w:val="center"/>
              <w:rPr>
                <w:b/>
                <w:bCs/>
              </w:rPr>
            </w:pPr>
            <w:r>
              <w:rPr>
                <w:rFonts w:hint="eastAsia"/>
                <w:b/>
                <w:bCs/>
              </w:rPr>
              <w:t>精度</w:t>
            </w:r>
          </w:p>
        </w:tc>
        <w:tc>
          <w:tcPr>
            <w:tcW w:w="663" w:type="dxa"/>
            <w:vAlign w:val="center"/>
          </w:tcPr>
          <w:p>
            <w:pPr>
              <w:pStyle w:val="34"/>
              <w:widowControl w:val="0"/>
              <w:bidi w:val="0"/>
              <w:jc w:val="center"/>
              <w:rPr>
                <w:b/>
                <w:bCs/>
              </w:rPr>
            </w:pPr>
            <w:r>
              <w:rPr>
                <w:rFonts w:hint="eastAsia"/>
                <w:b/>
                <w:bCs/>
              </w:rPr>
              <w:t>有效范围</w:t>
            </w:r>
          </w:p>
        </w:tc>
        <w:tc>
          <w:tcPr>
            <w:tcW w:w="2052" w:type="dxa"/>
            <w:vAlign w:val="center"/>
          </w:tcPr>
          <w:p>
            <w:pPr>
              <w:pStyle w:val="34"/>
              <w:widowControl w:val="0"/>
              <w:bidi w:val="0"/>
              <w:jc w:val="center"/>
              <w:rPr>
                <w:b/>
                <w:bCs/>
              </w:rPr>
            </w:pPr>
            <w:r>
              <w:rPr>
                <w:rFonts w:hint="eastAsia"/>
                <w:b/>
                <w:bCs/>
              </w:rPr>
              <w:t>格式</w:t>
            </w:r>
          </w:p>
        </w:tc>
        <w:tc>
          <w:tcPr>
            <w:tcW w:w="698" w:type="dxa"/>
            <w:vAlign w:val="center"/>
          </w:tcPr>
          <w:p>
            <w:pPr>
              <w:pStyle w:val="34"/>
              <w:widowControl w:val="0"/>
              <w:bidi w:val="0"/>
              <w:jc w:val="center"/>
              <w:rPr>
                <w:b/>
                <w:bCs/>
              </w:rPr>
            </w:pPr>
            <w:r>
              <w:rPr>
                <w:rFonts w:hint="eastAsia"/>
                <w:b/>
                <w:bCs/>
              </w:rPr>
              <w:t>长度限制</w:t>
            </w:r>
          </w:p>
        </w:tc>
        <w:tc>
          <w:tcPr>
            <w:tcW w:w="776" w:type="dxa"/>
            <w:vAlign w:val="center"/>
          </w:tcPr>
          <w:p>
            <w:pPr>
              <w:pStyle w:val="34"/>
              <w:widowControl w:val="0"/>
              <w:bidi w:val="0"/>
              <w:jc w:val="center"/>
              <w:rPr>
                <w:b/>
                <w:bCs/>
              </w:rPr>
            </w:pPr>
            <w:r>
              <w:rPr>
                <w:rFonts w:hint="eastAsia"/>
                <w:b/>
                <w:bCs/>
              </w:rPr>
              <w:t>度量单位</w:t>
            </w:r>
          </w:p>
        </w:tc>
        <w:tc>
          <w:tcPr>
            <w:tcW w:w="431" w:type="dxa"/>
            <w:vAlign w:val="center"/>
          </w:tcPr>
          <w:p>
            <w:pPr>
              <w:pStyle w:val="34"/>
              <w:widowControl w:val="0"/>
              <w:bidi w:val="0"/>
              <w:jc w:val="center"/>
              <w:rPr>
                <w:b/>
                <w:bCs/>
              </w:rPr>
            </w:pPr>
            <w:r>
              <w:rPr>
                <w:rFonts w:hint="eastAsia"/>
                <w:b/>
                <w:bCs/>
              </w:rPr>
              <w:t>缺省</w:t>
            </w:r>
          </w:p>
        </w:tc>
        <w:tc>
          <w:tcPr>
            <w:tcW w:w="673" w:type="dxa"/>
            <w:vAlign w:val="center"/>
          </w:tcPr>
          <w:p>
            <w:pPr>
              <w:pStyle w:val="34"/>
              <w:widowControl w:val="0"/>
              <w:bidi w:val="0"/>
              <w:jc w:val="center"/>
              <w:rPr>
                <w:b/>
                <w:bCs/>
              </w:rPr>
            </w:pPr>
            <w:r>
              <w:rPr>
                <w:rFonts w:hint="eastAsia"/>
                <w:b/>
                <w:bCs/>
              </w:rPr>
              <w:t>是否可空</w:t>
            </w:r>
          </w:p>
        </w:tc>
        <w:tc>
          <w:tcPr>
            <w:tcW w:w="664" w:type="dxa"/>
            <w:vAlign w:val="center"/>
          </w:tcPr>
          <w:p>
            <w:pPr>
              <w:pStyle w:val="34"/>
              <w:widowControl w:val="0"/>
              <w:bidi w:val="0"/>
              <w:jc w:val="center"/>
              <w:rPr>
                <w:b/>
                <w:bCs/>
              </w:rPr>
            </w:pPr>
            <w:r>
              <w:rPr>
                <w:rFonts w:hint="eastAsia"/>
                <w:b/>
                <w:bCs/>
              </w:rPr>
              <w:t>数据来源</w:t>
            </w:r>
          </w:p>
        </w:tc>
        <w:tc>
          <w:tcPr>
            <w:tcW w:w="679" w:type="dxa"/>
            <w:vAlign w:val="center"/>
          </w:tcPr>
          <w:p>
            <w:pPr>
              <w:pStyle w:val="34"/>
              <w:widowControl w:val="0"/>
              <w:bidi w:val="0"/>
              <w:jc w:val="center"/>
              <w:rPr>
                <w:b/>
                <w:bCs/>
              </w:rPr>
            </w:pPr>
            <w:r>
              <w:rPr>
                <w:rFonts w:hint="eastAsia"/>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服务单ID</w:t>
            </w:r>
          </w:p>
        </w:tc>
        <w:tc>
          <w:tcPr>
            <w:tcW w:w="654"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字符串</w:t>
            </w:r>
          </w:p>
        </w:tc>
        <w:tc>
          <w:tcPr>
            <w:tcW w:w="405"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NA</w:t>
            </w:r>
          </w:p>
        </w:tc>
        <w:tc>
          <w:tcPr>
            <w:tcW w:w="663"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2052"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98"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32字</w:t>
            </w:r>
          </w:p>
        </w:tc>
        <w:tc>
          <w:tcPr>
            <w:tcW w:w="776"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31"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无</w:t>
            </w:r>
          </w:p>
        </w:tc>
        <w:tc>
          <w:tcPr>
            <w:tcW w:w="673"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64"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系统输入</w:t>
            </w:r>
          </w:p>
        </w:tc>
        <w:tc>
          <w:tcPr>
            <w:tcW w:w="679" w:type="dxa"/>
          </w:tcPr>
          <w:p>
            <w:pPr>
              <w:pStyle w:val="34"/>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4"/>
              <w:widowControl w:val="0"/>
              <w:bidi w:val="0"/>
              <w:jc w:val="both"/>
              <w:rPr>
                <w:rFonts w:hint="default"/>
                <w:lang w:val="en-US" w:eastAsia="zh-CN"/>
              </w:rPr>
            </w:pPr>
            <w:r>
              <w:rPr>
                <w:rFonts w:hint="eastAsia"/>
                <w:lang w:val="en-US" w:eastAsia="zh-CN"/>
              </w:rPr>
              <w:t>服务单编号</w:t>
            </w:r>
          </w:p>
        </w:tc>
        <w:tc>
          <w:tcPr>
            <w:tcW w:w="654" w:type="dxa"/>
          </w:tcPr>
          <w:p>
            <w:pPr>
              <w:pStyle w:val="34"/>
              <w:widowControl w:val="0"/>
              <w:bidi w:val="0"/>
              <w:jc w:val="both"/>
            </w:pPr>
            <w:r>
              <w:rPr>
                <w:rFonts w:hint="eastAsia"/>
              </w:rPr>
              <w:t>整型</w:t>
            </w:r>
          </w:p>
        </w:tc>
        <w:tc>
          <w:tcPr>
            <w:tcW w:w="405" w:type="dxa"/>
          </w:tcPr>
          <w:p>
            <w:pPr>
              <w:pStyle w:val="34"/>
              <w:widowControl w:val="0"/>
              <w:bidi w:val="0"/>
              <w:jc w:val="both"/>
            </w:pPr>
            <w:r>
              <w:rPr>
                <w:rFonts w:hint="eastAsia"/>
              </w:rPr>
              <w:t>NA</w:t>
            </w:r>
          </w:p>
        </w:tc>
        <w:tc>
          <w:tcPr>
            <w:tcW w:w="663" w:type="dxa"/>
          </w:tcPr>
          <w:p>
            <w:pPr>
              <w:pStyle w:val="34"/>
              <w:widowControl w:val="0"/>
              <w:bidi w:val="0"/>
              <w:jc w:val="both"/>
            </w:pPr>
            <w:r>
              <w:rPr>
                <w:rFonts w:hint="eastAsia"/>
              </w:rPr>
              <w:t>NA</w:t>
            </w:r>
          </w:p>
        </w:tc>
        <w:tc>
          <w:tcPr>
            <w:tcW w:w="2052" w:type="dxa"/>
          </w:tcPr>
          <w:p>
            <w:pPr>
              <w:pStyle w:val="34"/>
              <w:widowControl w:val="0"/>
              <w:bidi w:val="0"/>
              <w:jc w:val="both"/>
            </w:pPr>
            <w:r>
              <w:rPr>
                <w:rFonts w:hint="eastAsia"/>
              </w:rPr>
              <w:t>^[1-9</w:t>
            </w:r>
            <w:r>
              <w:rPr>
                <w:rFonts w:hint="eastAsia"/>
                <w:lang w:val="en-US" w:eastAsia="zh-CN"/>
              </w:rPr>
              <w:t xml:space="preserve"> </w:t>
            </w:r>
            <w:r>
              <w:rPr>
                <w:rFonts w:hint="eastAsia"/>
              </w:rPr>
              <w:t>]\d</w:t>
            </w:r>
            <w:r>
              <w:rPr>
                <w:rFonts w:hint="default"/>
                <w:lang w:val="en-US"/>
              </w:rPr>
              <w:t>{0,19}</w:t>
            </w:r>
            <w:r>
              <w:rPr>
                <w:rFonts w:hint="eastAsia"/>
              </w:rPr>
              <w:t>$</w:t>
            </w:r>
          </w:p>
        </w:tc>
        <w:tc>
          <w:tcPr>
            <w:tcW w:w="698" w:type="dxa"/>
          </w:tcPr>
          <w:p>
            <w:pPr>
              <w:pStyle w:val="34"/>
              <w:widowControl w:val="0"/>
              <w:bidi w:val="0"/>
              <w:jc w:val="both"/>
            </w:pPr>
            <w:r>
              <w:rPr>
                <w:rFonts w:hint="eastAsia"/>
                <w:lang w:val="en-US" w:eastAsia="zh-CN"/>
              </w:rPr>
              <w:t>20</w:t>
            </w:r>
            <w:r>
              <w:rPr>
                <w:rFonts w:hint="eastAsia"/>
              </w:rPr>
              <w:t>位</w:t>
            </w:r>
          </w:p>
        </w:tc>
        <w:tc>
          <w:tcPr>
            <w:tcW w:w="776" w:type="dxa"/>
          </w:tcPr>
          <w:p>
            <w:pPr>
              <w:pStyle w:val="34"/>
              <w:widowControl w:val="0"/>
              <w:bidi w:val="0"/>
              <w:jc w:val="both"/>
            </w:pPr>
            <w:r>
              <w:rPr>
                <w:rFonts w:hint="eastAsia"/>
              </w:rPr>
              <w:t>NA</w:t>
            </w:r>
          </w:p>
        </w:tc>
        <w:tc>
          <w:tcPr>
            <w:tcW w:w="431" w:type="dxa"/>
          </w:tcPr>
          <w:p>
            <w:pPr>
              <w:pStyle w:val="34"/>
              <w:widowControl w:val="0"/>
              <w:bidi w:val="0"/>
              <w:jc w:val="both"/>
            </w:pPr>
            <w:r>
              <w:rPr>
                <w:rFonts w:hint="eastAsia"/>
              </w:rPr>
              <w:t>无</w:t>
            </w:r>
          </w:p>
        </w:tc>
        <w:tc>
          <w:tcPr>
            <w:tcW w:w="673" w:type="dxa"/>
          </w:tcPr>
          <w:p>
            <w:pPr>
              <w:pStyle w:val="34"/>
              <w:widowControl w:val="0"/>
              <w:bidi w:val="0"/>
              <w:jc w:val="both"/>
            </w:pPr>
            <w:r>
              <w:rPr>
                <w:rFonts w:hint="eastAsia"/>
              </w:rPr>
              <w:t>是</w:t>
            </w:r>
          </w:p>
        </w:tc>
        <w:tc>
          <w:tcPr>
            <w:tcW w:w="664" w:type="dxa"/>
          </w:tcPr>
          <w:p>
            <w:pPr>
              <w:pStyle w:val="34"/>
              <w:widowControl w:val="0"/>
              <w:bidi w:val="0"/>
              <w:jc w:val="both"/>
              <w:rPr>
                <w:rFonts w:hint="default"/>
                <w:lang w:val="en-US" w:eastAsia="zh-CN"/>
              </w:rPr>
            </w:pPr>
            <w:r>
              <w:rPr>
                <w:rFonts w:hint="eastAsia"/>
                <w:lang w:val="en-US" w:eastAsia="zh-CN"/>
              </w:rPr>
              <w:t>系统输入</w:t>
            </w:r>
          </w:p>
        </w:tc>
        <w:tc>
          <w:tcPr>
            <w:tcW w:w="679" w:type="dxa"/>
          </w:tcPr>
          <w:p>
            <w:pPr>
              <w:pStyle w:val="34"/>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4"/>
              <w:widowControl w:val="0"/>
              <w:bidi w:val="0"/>
              <w:jc w:val="both"/>
              <w:rPr>
                <w:rFonts w:hint="default" w:eastAsia="宋体"/>
                <w:lang w:val="en-US" w:eastAsia="zh-CN"/>
              </w:rPr>
            </w:pPr>
            <w:r>
              <w:rPr>
                <w:rFonts w:hint="eastAsia"/>
                <w:lang w:val="en-US" w:eastAsia="zh-CN"/>
              </w:rPr>
              <w:t>用户ID</w:t>
            </w:r>
          </w:p>
        </w:tc>
        <w:tc>
          <w:tcPr>
            <w:tcW w:w="654" w:type="dxa"/>
          </w:tcPr>
          <w:p>
            <w:pPr>
              <w:pStyle w:val="34"/>
              <w:widowControl w:val="0"/>
              <w:bidi w:val="0"/>
              <w:jc w:val="both"/>
            </w:pPr>
            <w:r>
              <w:rPr>
                <w:rFonts w:hint="eastAsia"/>
              </w:rPr>
              <w:t>字符串</w:t>
            </w:r>
          </w:p>
        </w:tc>
        <w:tc>
          <w:tcPr>
            <w:tcW w:w="405" w:type="dxa"/>
          </w:tcPr>
          <w:p>
            <w:pPr>
              <w:pStyle w:val="34"/>
              <w:widowControl w:val="0"/>
              <w:bidi w:val="0"/>
              <w:jc w:val="both"/>
            </w:pPr>
            <w:r>
              <w:rPr>
                <w:rFonts w:hint="eastAsia"/>
              </w:rPr>
              <w:t>NA</w:t>
            </w:r>
          </w:p>
        </w:tc>
        <w:tc>
          <w:tcPr>
            <w:tcW w:w="663" w:type="dxa"/>
          </w:tcPr>
          <w:p>
            <w:pPr>
              <w:pStyle w:val="34"/>
              <w:widowControl w:val="0"/>
              <w:bidi w:val="0"/>
              <w:jc w:val="both"/>
            </w:pPr>
            <w:r>
              <w:rPr>
                <w:rFonts w:hint="eastAsia"/>
              </w:rPr>
              <w:t>NA</w:t>
            </w:r>
          </w:p>
        </w:tc>
        <w:tc>
          <w:tcPr>
            <w:tcW w:w="2052" w:type="dxa"/>
          </w:tcPr>
          <w:p>
            <w:pPr>
              <w:pStyle w:val="34"/>
              <w:widowControl w:val="0"/>
              <w:bidi w:val="0"/>
              <w:jc w:val="both"/>
            </w:pPr>
            <w:r>
              <w:rPr>
                <w:rFonts w:hint="eastAsia"/>
              </w:rPr>
              <w:t>^[0-9a-zA-Z]{1,20}$</w:t>
            </w:r>
          </w:p>
        </w:tc>
        <w:tc>
          <w:tcPr>
            <w:tcW w:w="698" w:type="dxa"/>
          </w:tcPr>
          <w:p>
            <w:pPr>
              <w:pStyle w:val="34"/>
              <w:widowControl w:val="0"/>
              <w:bidi w:val="0"/>
              <w:jc w:val="both"/>
            </w:pPr>
            <w:r>
              <w:rPr>
                <w:rFonts w:hint="eastAsia"/>
              </w:rPr>
              <w:t>20字</w:t>
            </w:r>
          </w:p>
        </w:tc>
        <w:tc>
          <w:tcPr>
            <w:tcW w:w="776" w:type="dxa"/>
          </w:tcPr>
          <w:p>
            <w:pPr>
              <w:pStyle w:val="34"/>
              <w:widowControl w:val="0"/>
              <w:bidi w:val="0"/>
              <w:jc w:val="both"/>
            </w:pPr>
            <w:r>
              <w:rPr>
                <w:rFonts w:hint="eastAsia"/>
              </w:rPr>
              <w:t>NA</w:t>
            </w:r>
          </w:p>
        </w:tc>
        <w:tc>
          <w:tcPr>
            <w:tcW w:w="431" w:type="dxa"/>
          </w:tcPr>
          <w:p>
            <w:pPr>
              <w:pStyle w:val="34"/>
              <w:widowControl w:val="0"/>
              <w:bidi w:val="0"/>
              <w:jc w:val="both"/>
            </w:pPr>
            <w:r>
              <w:rPr>
                <w:rFonts w:hint="eastAsia"/>
              </w:rPr>
              <w:t>无</w:t>
            </w:r>
          </w:p>
        </w:tc>
        <w:tc>
          <w:tcPr>
            <w:tcW w:w="673" w:type="dxa"/>
          </w:tcPr>
          <w:p>
            <w:pPr>
              <w:pStyle w:val="34"/>
              <w:widowControl w:val="0"/>
              <w:bidi w:val="0"/>
              <w:jc w:val="both"/>
            </w:pPr>
            <w:r>
              <w:rPr>
                <w:rFonts w:hint="eastAsia"/>
              </w:rPr>
              <w:t>是</w:t>
            </w:r>
          </w:p>
        </w:tc>
        <w:tc>
          <w:tcPr>
            <w:tcW w:w="664" w:type="dxa"/>
          </w:tcPr>
          <w:p>
            <w:pPr>
              <w:pStyle w:val="34"/>
              <w:widowControl w:val="0"/>
              <w:bidi w:val="0"/>
              <w:jc w:val="both"/>
              <w:rPr>
                <w:rFonts w:hint="default" w:eastAsia="宋体"/>
                <w:lang w:val="en-US" w:eastAsia="zh-CN"/>
              </w:rPr>
            </w:pPr>
            <w:r>
              <w:rPr>
                <w:rFonts w:hint="eastAsia"/>
                <w:lang w:val="en-US" w:eastAsia="zh-CN"/>
              </w:rPr>
              <w:t>系统输入</w:t>
            </w:r>
          </w:p>
        </w:tc>
        <w:tc>
          <w:tcPr>
            <w:tcW w:w="679" w:type="dxa"/>
          </w:tcPr>
          <w:p>
            <w:pPr>
              <w:pStyle w:val="34"/>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4"/>
              <w:widowControl w:val="0"/>
              <w:bidi w:val="0"/>
              <w:jc w:val="both"/>
              <w:rPr>
                <w:rFonts w:hint="default" w:eastAsia="宋体"/>
                <w:lang w:val="en-US" w:eastAsia="zh-CN"/>
              </w:rPr>
            </w:pPr>
            <w:r>
              <w:rPr>
                <w:rFonts w:hint="eastAsia"/>
                <w:lang w:val="en-US" w:eastAsia="zh-CN"/>
              </w:rPr>
              <w:t>服务单类型</w:t>
            </w:r>
          </w:p>
        </w:tc>
        <w:tc>
          <w:tcPr>
            <w:tcW w:w="654" w:type="dxa"/>
          </w:tcPr>
          <w:p>
            <w:pPr>
              <w:pStyle w:val="34"/>
              <w:widowControl w:val="0"/>
              <w:bidi w:val="0"/>
              <w:jc w:val="both"/>
            </w:pPr>
            <w:r>
              <w:rPr>
                <w:rFonts w:hint="eastAsia"/>
              </w:rPr>
              <w:t>字符串</w:t>
            </w:r>
          </w:p>
        </w:tc>
        <w:tc>
          <w:tcPr>
            <w:tcW w:w="405" w:type="dxa"/>
          </w:tcPr>
          <w:p>
            <w:pPr>
              <w:pStyle w:val="34"/>
              <w:widowControl w:val="0"/>
              <w:bidi w:val="0"/>
              <w:jc w:val="both"/>
            </w:pPr>
            <w:r>
              <w:rPr>
                <w:rFonts w:hint="eastAsia"/>
              </w:rPr>
              <w:t>NA</w:t>
            </w:r>
          </w:p>
        </w:tc>
        <w:tc>
          <w:tcPr>
            <w:tcW w:w="663" w:type="dxa"/>
          </w:tcPr>
          <w:p>
            <w:pPr>
              <w:pStyle w:val="34"/>
              <w:widowControl w:val="0"/>
              <w:bidi w:val="0"/>
              <w:jc w:val="both"/>
            </w:pPr>
            <w:r>
              <w:rPr>
                <w:rFonts w:hint="eastAsia"/>
              </w:rPr>
              <w:t>NA</w:t>
            </w:r>
          </w:p>
        </w:tc>
        <w:tc>
          <w:tcPr>
            <w:tcW w:w="2052" w:type="dxa"/>
          </w:tcPr>
          <w:p>
            <w:pPr>
              <w:pStyle w:val="34"/>
              <w:widowControl w:val="0"/>
              <w:bidi w:val="0"/>
              <w:jc w:val="both"/>
            </w:pPr>
            <w:r>
              <w:rPr>
                <w:rFonts w:hint="eastAsia"/>
              </w:rPr>
              <w:t>^[0-9a-zA-Z\u4e00-\u9fa5]{1,20}$</w:t>
            </w:r>
          </w:p>
        </w:tc>
        <w:tc>
          <w:tcPr>
            <w:tcW w:w="698" w:type="dxa"/>
          </w:tcPr>
          <w:p>
            <w:pPr>
              <w:pStyle w:val="34"/>
              <w:widowControl w:val="0"/>
              <w:bidi w:val="0"/>
              <w:jc w:val="both"/>
            </w:pPr>
            <w:r>
              <w:rPr>
                <w:rFonts w:hint="eastAsia"/>
              </w:rPr>
              <w:t>20字</w:t>
            </w:r>
          </w:p>
        </w:tc>
        <w:tc>
          <w:tcPr>
            <w:tcW w:w="776" w:type="dxa"/>
          </w:tcPr>
          <w:p>
            <w:pPr>
              <w:pStyle w:val="34"/>
              <w:widowControl w:val="0"/>
              <w:bidi w:val="0"/>
              <w:jc w:val="both"/>
            </w:pPr>
            <w:r>
              <w:rPr>
                <w:rFonts w:hint="eastAsia"/>
              </w:rPr>
              <w:t>NA</w:t>
            </w:r>
          </w:p>
        </w:tc>
        <w:tc>
          <w:tcPr>
            <w:tcW w:w="431" w:type="dxa"/>
          </w:tcPr>
          <w:p>
            <w:pPr>
              <w:pStyle w:val="34"/>
              <w:widowControl w:val="0"/>
              <w:bidi w:val="0"/>
              <w:jc w:val="both"/>
              <w:rPr>
                <w:rFonts w:hint="default" w:eastAsia="宋体"/>
                <w:lang w:val="en-US" w:eastAsia="zh-CN"/>
              </w:rPr>
            </w:pPr>
            <w:r>
              <w:rPr>
                <w:rFonts w:hint="eastAsia"/>
                <w:lang w:val="en-US" w:eastAsia="zh-CN"/>
              </w:rPr>
              <w:t>空串</w:t>
            </w:r>
          </w:p>
        </w:tc>
        <w:tc>
          <w:tcPr>
            <w:tcW w:w="673" w:type="dxa"/>
          </w:tcPr>
          <w:p>
            <w:pPr>
              <w:pStyle w:val="34"/>
              <w:widowControl w:val="0"/>
              <w:bidi w:val="0"/>
              <w:jc w:val="both"/>
            </w:pPr>
            <w:r>
              <w:rPr>
                <w:rFonts w:hint="eastAsia"/>
              </w:rPr>
              <w:t>是</w:t>
            </w:r>
          </w:p>
        </w:tc>
        <w:tc>
          <w:tcPr>
            <w:tcW w:w="664" w:type="dxa"/>
          </w:tcPr>
          <w:p>
            <w:pPr>
              <w:pStyle w:val="34"/>
              <w:widowControl w:val="0"/>
              <w:bidi w:val="0"/>
              <w:jc w:val="both"/>
              <w:rPr>
                <w:rFonts w:hint="default" w:eastAsia="宋体"/>
                <w:lang w:val="en-US" w:eastAsia="zh-CN"/>
              </w:rPr>
            </w:pPr>
            <w:r>
              <w:rPr>
                <w:rFonts w:hint="eastAsia"/>
                <w:lang w:val="en-US" w:eastAsia="zh-CN"/>
              </w:rPr>
              <w:t>用户选择</w:t>
            </w:r>
          </w:p>
        </w:tc>
        <w:tc>
          <w:tcPr>
            <w:tcW w:w="679" w:type="dxa"/>
          </w:tcPr>
          <w:p>
            <w:pPr>
              <w:pStyle w:val="34"/>
              <w:widowControl w:val="0"/>
              <w:bidi w:val="0"/>
              <w:jc w:val="both"/>
              <w:rPr>
                <w:rFonts w:hint="default" w:eastAsia="宋体"/>
                <w:lang w:val="en-US" w:eastAsia="zh-CN"/>
              </w:rPr>
            </w:pPr>
            <w:r>
              <w:rPr>
                <w:rFonts w:hint="eastAsia"/>
                <w:lang w:val="en-US" w:eastAsia="zh-CN"/>
              </w:rPr>
              <w:t>提交时确定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服务单状态</w:t>
            </w:r>
          </w:p>
        </w:tc>
        <w:tc>
          <w:tcPr>
            <w:tcW w:w="654"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整型</w:t>
            </w:r>
          </w:p>
        </w:tc>
        <w:tc>
          <w:tcPr>
            <w:tcW w:w="405"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3"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052"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^[1-9]\d</w:t>
            </w:r>
            <w:r>
              <w:rPr>
                <w:rFonts w:hint="default"/>
                <w:lang w:val="en-US"/>
              </w:rPr>
              <w:t>{0,19}</w:t>
            </w:r>
            <w:r>
              <w:rPr>
                <w:rFonts w:hint="eastAsia"/>
              </w:rPr>
              <w:t>$</w:t>
            </w:r>
          </w:p>
        </w:tc>
        <w:tc>
          <w:tcPr>
            <w:tcW w:w="698"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w:t>
            </w:r>
            <w:r>
              <w:rPr>
                <w:rFonts w:hint="eastAsia"/>
              </w:rPr>
              <w:t>位</w:t>
            </w:r>
          </w:p>
        </w:tc>
        <w:tc>
          <w:tcPr>
            <w:tcW w:w="776"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73"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64"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系统输入</w:t>
            </w:r>
          </w:p>
        </w:tc>
        <w:tc>
          <w:tcPr>
            <w:tcW w:w="679" w:type="dxa"/>
          </w:tcPr>
          <w:p>
            <w:pPr>
              <w:pStyle w:val="34"/>
              <w:widowControl w:val="0"/>
              <w:bidi w:val="0"/>
              <w:jc w:val="both"/>
              <w:rPr>
                <w:rFonts w:hint="eastAsia"/>
                <w:lang w:val="en-US" w:eastAsia="zh-CN"/>
              </w:rPr>
            </w:pPr>
          </w:p>
        </w:tc>
      </w:tr>
    </w:tbl>
    <w:p>
      <w:pPr>
        <w:pStyle w:val="34"/>
        <w:rPr>
          <w:color w:val="000000" w:themeColor="text1"/>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eastAsia" w:ascii="宋体" w:hAnsi="宋体" w:eastAsia="宋体" w:cs="宋体"/>
        </w:rPr>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eastAsia="zh-CN"/>
        </w:rPr>
      </w:pPr>
      <w:r>
        <w:rPr>
          <w:rFonts w:hint="eastAsia"/>
          <w:lang w:val="en-US" w:eastAsia="zh-CN"/>
        </w:rPr>
        <w:t>自用户点击申请按钮开始到新的服务单创建完成或用户离开当前页面为止</w:t>
      </w:r>
    </w:p>
    <w:p>
      <w:pPr>
        <w:pStyle w:val="6"/>
        <w:numPr>
          <w:ilvl w:val="4"/>
          <w:numId w:val="13"/>
        </w:numPr>
        <w:bidi w:val="0"/>
        <w:ind w:left="991" w:leftChars="0" w:hanging="991" w:firstLineChars="0"/>
        <w:outlineLvl w:val="9"/>
      </w:pPr>
      <w:r>
        <w:rPr>
          <w:rFonts w:hint="eastAsia"/>
        </w:rPr>
        <w:t>与其它输入/输出的关系：</w:t>
      </w:r>
    </w:p>
    <w:p>
      <w:pPr>
        <w:bidi w:val="0"/>
      </w:pPr>
      <w:r>
        <w:rPr>
          <w:rFonts w:hint="eastAsia"/>
        </w:rPr>
        <w:t>数据将作为</w:t>
      </w:r>
      <w:r>
        <w:rPr>
          <w:rFonts w:hint="eastAsia"/>
          <w:lang w:eastAsia="zh-CN"/>
        </w:rPr>
        <w:fldChar w:fldCharType="begin"/>
      </w:r>
      <w:r>
        <w:rPr>
          <w:rFonts w:hint="eastAsia"/>
          <w:lang w:eastAsia="zh-CN"/>
        </w:rPr>
        <w:instrText xml:space="preserve"> REF _Toc30632 \h </w:instrText>
      </w:r>
      <w:r>
        <w:rPr>
          <w:rFonts w:hint="eastAsia"/>
          <w:lang w:eastAsia="zh-CN"/>
        </w:rPr>
        <w:fldChar w:fldCharType="separate"/>
      </w:r>
      <w:r>
        <w:rPr>
          <w:b/>
        </w:rPr>
        <w:t>错误！未定义书签。</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_Ref1945 \h </w:instrText>
      </w:r>
      <w:r>
        <w:rPr>
          <w:rFonts w:hint="eastAsia"/>
          <w:lang w:eastAsia="zh-CN"/>
        </w:rPr>
        <w:fldChar w:fldCharType="separate"/>
      </w:r>
      <w:r>
        <w:rPr>
          <w:rFonts w:hint="eastAsia"/>
          <w:lang w:val="en-US" w:eastAsia="zh-CN"/>
        </w:rPr>
        <w:t>关闭服务单</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_Toc17283 \h </w:instrText>
      </w:r>
      <w:r>
        <w:rPr>
          <w:rFonts w:hint="eastAsia"/>
          <w:lang w:eastAsia="zh-CN"/>
        </w:rPr>
        <w:fldChar w:fldCharType="separate"/>
      </w:r>
      <w:r>
        <w:rPr>
          <w:b/>
        </w:rPr>
        <w:t>错误！未定义书签。</w:t>
      </w:r>
      <w:r>
        <w:rPr>
          <w:rFonts w:hint="eastAsia"/>
          <w:lang w:eastAsia="zh-CN"/>
        </w:rPr>
        <w:fldChar w:fldCharType="end"/>
      </w:r>
      <w:r>
        <w:rPr>
          <w:rFonts w:hint="eastAsia"/>
          <w:lang w:val="en-US" w:eastAsia="zh-CN"/>
        </w:rPr>
        <w:t>的输入</w:t>
      </w:r>
      <w:r>
        <w:rPr>
          <w:rFonts w:hint="eastAsia"/>
        </w:rPr>
        <w:t>。</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color w:val="C00000"/>
        </w:rPr>
      </w:pPr>
      <w:r>
        <w:rPr>
          <w:rFonts w:hint="eastAsia"/>
          <w:color w:val="000000" w:themeColor="text1"/>
          <w:lang w:val="en-US" w:eastAsia="zh-CN"/>
          <w14:textFill>
            <w14:solidFill>
              <w14:schemeClr w14:val="tx1"/>
            </w14:solidFill>
          </w14:textFill>
        </w:rPr>
        <w:t>申请成功后系统弹窗提醒</w:t>
      </w:r>
      <w:r>
        <w:rPr>
          <w:rFonts w:hint="eastAsia"/>
          <w:color w:val="000000" w:themeColor="text1"/>
          <w14:textFill>
            <w14:solidFill>
              <w14:schemeClr w14:val="tx1"/>
            </w14:solidFill>
          </w14:textFill>
        </w:rPr>
        <w:t>。</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用户</w:t>
      </w:r>
      <w:r>
        <w:rPr>
          <w:rFonts w:hint="eastAsia"/>
        </w:rPr>
        <w:t>登陆成功后</w:t>
      </w:r>
      <w:r>
        <w:rPr>
          <w:rFonts w:hint="eastAsia"/>
          <w:lang w:val="en-US" w:eastAsia="zh-CN"/>
        </w:rPr>
        <w:t>与特定企业频道内按钮互动</w:t>
      </w:r>
      <w:r>
        <w:rPr>
          <w:rFonts w:hint="eastAsia"/>
          <w:lang w:eastAsia="zh-CN"/>
        </w:rPr>
        <w:t>。</w:t>
      </w:r>
    </w:p>
    <w:p>
      <w:pPr>
        <w:pStyle w:val="5"/>
        <w:numPr>
          <w:ilvl w:val="3"/>
          <w:numId w:val="13"/>
        </w:numPr>
        <w:bidi w:val="0"/>
        <w:ind w:left="850" w:leftChars="0" w:hanging="850" w:firstLineChars="0"/>
      </w:pPr>
      <w:r>
        <w:rPr>
          <w:rFonts w:hint="eastAsia"/>
          <w:lang w:val="en-US" w:eastAsia="zh-CN"/>
        </w:rPr>
        <w:t>提交服务单</w:t>
      </w:r>
    </w:p>
    <w:p>
      <w:pPr>
        <w:pStyle w:val="6"/>
        <w:numPr>
          <w:ilvl w:val="4"/>
          <w:numId w:val="13"/>
        </w:numPr>
        <w:bidi w:val="0"/>
        <w:ind w:left="991" w:leftChars="0" w:hanging="991" w:firstLineChars="0"/>
        <w:outlineLvl w:val="9"/>
      </w:pPr>
      <w:r>
        <w:rPr>
          <w:rFonts w:hint="eastAsia"/>
        </w:rPr>
        <w:t>窗口标题：</w:t>
      </w:r>
    </w:p>
    <w:p>
      <w:pPr>
        <w:rPr>
          <w:rFonts w:hint="default" w:eastAsia="宋体"/>
          <w:lang w:val="en-US" w:eastAsia="zh-CN"/>
        </w:rPr>
      </w:pPr>
      <w:r>
        <w:rPr>
          <w:rFonts w:hint="eastAsia"/>
          <w:lang w:val="en-US" w:eastAsia="zh-CN"/>
        </w:rPr>
        <w:t>提交服务单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SubmitTicket</w:t>
      </w:r>
    </w:p>
    <w:p>
      <w:pPr>
        <w:pStyle w:val="6"/>
        <w:numPr>
          <w:ilvl w:val="4"/>
          <w:numId w:val="13"/>
        </w:numPr>
        <w:bidi w:val="0"/>
        <w:ind w:left="991" w:leftChars="0" w:hanging="991" w:firstLineChars="0"/>
      </w:pPr>
      <w:r>
        <w:rPr>
          <w:rFonts w:hint="eastAsia"/>
        </w:rPr>
        <w:t>目的：</w:t>
      </w:r>
    </w:p>
    <w:p>
      <w:pPr>
        <w:bidi w:val="0"/>
        <w:rPr>
          <w:rFonts w:hint="default" w:eastAsia="宋体"/>
          <w:lang w:val="en-US" w:eastAsia="zh-CN"/>
        </w:rPr>
      </w:pPr>
      <w:r>
        <w:rPr>
          <w:rFonts w:hint="eastAsia"/>
          <w:lang w:val="en-US" w:eastAsia="zh-CN"/>
        </w:rPr>
        <w:t>提交一张已经申请的服务单</w:t>
      </w:r>
    </w:p>
    <w:p>
      <w:pPr>
        <w:pStyle w:val="6"/>
        <w:numPr>
          <w:ilvl w:val="4"/>
          <w:numId w:val="13"/>
        </w:numPr>
        <w:bidi w:val="0"/>
        <w:ind w:left="991" w:leftChars="0" w:hanging="991" w:firstLineChars="0"/>
      </w:pPr>
      <w:r>
        <w:rPr>
          <w:rFonts w:hint="eastAsia"/>
        </w:rPr>
        <w:t>界面布局：</w:t>
      </w:r>
    </w:p>
    <w:p>
      <w:pPr>
        <w:ind w:left="0" w:leftChars="0" w:firstLine="0" w:firstLineChars="0"/>
        <w:jc w:val="center"/>
        <w:rPr>
          <w:rFonts w:hint="eastAsia" w:eastAsia="宋体"/>
          <w:lang w:val="en-US" w:eastAsia="zh-CN"/>
        </w:rPr>
      </w:pPr>
      <w:r>
        <w:drawing>
          <wp:inline distT="0" distB="0" distL="114300" distR="114300">
            <wp:extent cx="5267960" cy="3771900"/>
            <wp:effectExtent l="0" t="0" r="8890" b="0"/>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16"/>
                    <a:stretch>
                      <a:fillRect/>
                    </a:stretch>
                  </pic:blipFill>
                  <pic:spPr>
                    <a:xfrm>
                      <a:off x="0" y="0"/>
                      <a:ext cx="5267960" cy="3771900"/>
                    </a:xfrm>
                    <a:prstGeom prst="rect">
                      <a:avLst/>
                    </a:prstGeom>
                    <a:noFill/>
                    <a:ln>
                      <a:noFill/>
                    </a:ln>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提交服务单界面布局</w:t>
      </w:r>
    </w:p>
    <w:p>
      <w:pPr>
        <w:pStyle w:val="6"/>
        <w:numPr>
          <w:ilvl w:val="4"/>
          <w:numId w:val="13"/>
        </w:numPr>
        <w:bidi w:val="0"/>
        <w:ind w:left="991" w:leftChars="0" w:hanging="991" w:firstLineChars="0"/>
        <w:outlineLvl w:val="9"/>
      </w:pPr>
      <w:r>
        <w:rPr>
          <w:rFonts w:hint="eastAsia" w:ascii="宋体" w:hAnsi="宋体" w:cs="宋体"/>
          <w:b/>
          <w:bCs/>
          <w:color w:val="000000" w:themeColor="text1"/>
          <w:kern w:val="0"/>
          <w:szCs w:val="28"/>
          <w14:textFill>
            <w14:solidFill>
              <w14:schemeClr w14:val="tx1"/>
            </w14:solidFill>
          </w14:textFill>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提交服务单数据项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4"/>
        <w:gridCol w:w="428"/>
        <w:gridCol w:w="525"/>
        <w:gridCol w:w="667"/>
        <w:gridCol w:w="2612"/>
        <w:gridCol w:w="664"/>
        <w:gridCol w:w="655"/>
        <w:gridCol w:w="431"/>
        <w:gridCol w:w="656"/>
        <w:gridCol w:w="698"/>
        <w:gridCol w:w="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74"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42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2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7"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1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64"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1"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6"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9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1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4"/>
              <w:widowControl w:val="0"/>
              <w:bidi w:val="0"/>
              <w:jc w:val="both"/>
              <w:rPr>
                <w:rFonts w:hint="eastAsia"/>
                <w:lang w:val="en-US" w:eastAsia="zh-CN"/>
              </w:rPr>
            </w:pPr>
            <w:r>
              <w:rPr>
                <w:rFonts w:hint="eastAsia" w:cs="Times New Roman"/>
                <w:sz w:val="21"/>
                <w:lang w:val="en-US" w:eastAsia="zh-CN" w:bidi="ar-SA"/>
              </w:rPr>
              <w:t>服务单ID</w:t>
            </w:r>
          </w:p>
        </w:tc>
        <w:tc>
          <w:tcPr>
            <w:tcW w:w="428" w:type="dxa"/>
            <w:vAlign w:val="top"/>
          </w:tcPr>
          <w:p>
            <w:pPr>
              <w:pStyle w:val="34"/>
              <w:widowControl w:val="0"/>
              <w:bidi w:val="0"/>
              <w:jc w:val="both"/>
              <w:rPr>
                <w:rFonts w:hint="eastAsia"/>
              </w:rPr>
            </w:pPr>
            <w:r>
              <w:rPr>
                <w:rFonts w:hint="eastAsia" w:cs="Times New Roman"/>
                <w:sz w:val="21"/>
                <w:lang w:val="en-US" w:eastAsia="zh-CN" w:bidi="ar-SA"/>
              </w:rPr>
              <w:t>字符串</w:t>
            </w:r>
          </w:p>
        </w:tc>
        <w:tc>
          <w:tcPr>
            <w:tcW w:w="525" w:type="dxa"/>
            <w:vAlign w:val="top"/>
          </w:tcPr>
          <w:p>
            <w:pPr>
              <w:pStyle w:val="34"/>
              <w:widowControl w:val="0"/>
              <w:bidi w:val="0"/>
              <w:jc w:val="both"/>
              <w:rPr>
                <w:rFonts w:hint="eastAsia"/>
              </w:rPr>
            </w:pPr>
            <w:r>
              <w:rPr>
                <w:rFonts w:hint="eastAsia" w:cs="Times New Roman"/>
                <w:sz w:val="21"/>
                <w:lang w:val="en-US" w:eastAsia="zh-CN" w:bidi="ar-SA"/>
              </w:rPr>
              <w:t>NA</w:t>
            </w:r>
          </w:p>
        </w:tc>
        <w:tc>
          <w:tcPr>
            <w:tcW w:w="667" w:type="dxa"/>
            <w:vAlign w:val="top"/>
          </w:tcPr>
          <w:p>
            <w:pPr>
              <w:pStyle w:val="34"/>
              <w:widowControl w:val="0"/>
              <w:bidi w:val="0"/>
              <w:jc w:val="both"/>
              <w:rPr>
                <w:rFonts w:hint="eastAsia"/>
              </w:rPr>
            </w:pPr>
            <w:r>
              <w:rPr>
                <w:rFonts w:hint="eastAsia"/>
                <w:lang w:val="en-US" w:eastAsia="zh-CN"/>
              </w:rPr>
              <w:t>NA</w:t>
            </w:r>
          </w:p>
        </w:tc>
        <w:tc>
          <w:tcPr>
            <w:tcW w:w="2612" w:type="dxa"/>
            <w:vAlign w:val="top"/>
          </w:tcPr>
          <w:p>
            <w:pPr>
              <w:pStyle w:val="34"/>
              <w:widowControl w:val="0"/>
              <w:bidi w:val="0"/>
              <w:jc w:val="both"/>
              <w:rPr>
                <w:rFonts w:hint="eastAsi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64" w:type="dxa"/>
            <w:vAlign w:val="top"/>
          </w:tcPr>
          <w:p>
            <w:pPr>
              <w:pStyle w:val="34"/>
              <w:widowControl w:val="0"/>
              <w:bidi w:val="0"/>
              <w:jc w:val="both"/>
              <w:rPr>
                <w:rFonts w:hint="eastAsia"/>
              </w:rPr>
            </w:pPr>
            <w:r>
              <w:rPr>
                <w:rFonts w:hint="eastAsia" w:cs="Times New Roman"/>
                <w:sz w:val="21"/>
                <w:lang w:val="en-US" w:eastAsia="zh-CN" w:bidi="ar-SA"/>
              </w:rPr>
              <w:t>32字</w:t>
            </w:r>
          </w:p>
        </w:tc>
        <w:tc>
          <w:tcPr>
            <w:tcW w:w="655" w:type="dxa"/>
            <w:vAlign w:val="top"/>
          </w:tcPr>
          <w:p>
            <w:pPr>
              <w:pStyle w:val="34"/>
              <w:widowControl w:val="0"/>
              <w:bidi w:val="0"/>
              <w:jc w:val="both"/>
              <w:rPr>
                <w:rFonts w:hint="eastAsia"/>
              </w:rPr>
            </w:pPr>
            <w:r>
              <w:rPr>
                <w:rFonts w:hint="eastAsia"/>
                <w:lang w:val="en-US" w:eastAsia="zh-CN"/>
              </w:rPr>
              <w:t>NA</w:t>
            </w:r>
          </w:p>
        </w:tc>
        <w:tc>
          <w:tcPr>
            <w:tcW w:w="431" w:type="dxa"/>
            <w:vAlign w:val="top"/>
          </w:tcPr>
          <w:p>
            <w:pPr>
              <w:pStyle w:val="34"/>
              <w:widowControl w:val="0"/>
              <w:bidi w:val="0"/>
              <w:jc w:val="both"/>
              <w:rPr>
                <w:rFonts w:hint="eastAsia"/>
              </w:rPr>
            </w:pPr>
            <w:r>
              <w:rPr>
                <w:rFonts w:hint="eastAsia" w:cs="Times New Roman"/>
                <w:sz w:val="21"/>
                <w:lang w:val="en-US" w:eastAsia="zh-CN" w:bidi="ar-SA"/>
              </w:rPr>
              <w:t>无</w:t>
            </w:r>
          </w:p>
        </w:tc>
        <w:tc>
          <w:tcPr>
            <w:tcW w:w="656" w:type="dxa"/>
            <w:vAlign w:val="top"/>
          </w:tcPr>
          <w:p>
            <w:pPr>
              <w:pStyle w:val="34"/>
              <w:widowControl w:val="0"/>
              <w:bidi w:val="0"/>
              <w:jc w:val="both"/>
              <w:rPr>
                <w:rFonts w:hint="eastAsia"/>
              </w:rPr>
            </w:pPr>
            <w:r>
              <w:rPr>
                <w:rFonts w:hint="eastAsia" w:cs="Times New Roman"/>
                <w:sz w:val="21"/>
                <w:lang w:val="en-US" w:eastAsia="zh-CN" w:bidi="ar-SA"/>
              </w:rPr>
              <w:t>否</w:t>
            </w:r>
          </w:p>
        </w:tc>
        <w:tc>
          <w:tcPr>
            <w:tcW w:w="698" w:type="dxa"/>
            <w:vAlign w:val="top"/>
          </w:tcPr>
          <w:p>
            <w:pPr>
              <w:pStyle w:val="34"/>
              <w:widowControl w:val="0"/>
              <w:bidi w:val="0"/>
              <w:jc w:val="both"/>
              <w:rPr>
                <w:rFonts w:hint="eastAsia"/>
                <w:lang w:val="en-US" w:eastAsia="zh-CN"/>
              </w:rPr>
            </w:pPr>
            <w:r>
              <w:rPr>
                <w:rFonts w:hint="eastAsia"/>
                <w:lang w:val="en-US" w:eastAsia="zh-CN"/>
              </w:rPr>
              <w:t>系统输入</w:t>
            </w:r>
          </w:p>
        </w:tc>
        <w:tc>
          <w:tcPr>
            <w:tcW w:w="412"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4"/>
              <w:widowControl w:val="0"/>
              <w:bidi w:val="0"/>
              <w:jc w:val="both"/>
              <w:rPr>
                <w:rFonts w:eastAsia="Times New Roman"/>
                <w:color w:val="FF0000"/>
                <w:szCs w:val="22"/>
              </w:rPr>
            </w:pPr>
            <w:r>
              <w:rPr>
                <w:rFonts w:hint="eastAsia"/>
                <w:lang w:val="en-US" w:eastAsia="zh-CN"/>
              </w:rPr>
              <w:t>用户ID</w:t>
            </w:r>
          </w:p>
        </w:tc>
        <w:tc>
          <w:tcPr>
            <w:tcW w:w="428" w:type="dxa"/>
            <w:vAlign w:val="top"/>
          </w:tcPr>
          <w:p>
            <w:pPr>
              <w:pStyle w:val="34"/>
              <w:widowControl w:val="0"/>
              <w:bidi w:val="0"/>
              <w:jc w:val="both"/>
              <w:rPr>
                <w:rFonts w:eastAsia="Times New Roman"/>
                <w:color w:val="FF0000"/>
                <w:szCs w:val="22"/>
              </w:rPr>
            </w:pPr>
            <w:r>
              <w:rPr>
                <w:rFonts w:hint="eastAsia"/>
              </w:rPr>
              <w:t>字符串</w:t>
            </w:r>
          </w:p>
        </w:tc>
        <w:tc>
          <w:tcPr>
            <w:tcW w:w="525" w:type="dxa"/>
            <w:vAlign w:val="top"/>
          </w:tcPr>
          <w:p>
            <w:pPr>
              <w:pStyle w:val="34"/>
              <w:widowControl w:val="0"/>
              <w:bidi w:val="0"/>
              <w:jc w:val="both"/>
              <w:rPr>
                <w:rFonts w:eastAsia="Times New Roman"/>
                <w:color w:val="FF0000"/>
                <w:szCs w:val="22"/>
              </w:rPr>
            </w:pPr>
            <w:r>
              <w:rPr>
                <w:rFonts w:hint="eastAsia"/>
              </w:rPr>
              <w:t>NA</w:t>
            </w:r>
          </w:p>
        </w:tc>
        <w:tc>
          <w:tcPr>
            <w:tcW w:w="667" w:type="dxa"/>
            <w:vAlign w:val="top"/>
          </w:tcPr>
          <w:p>
            <w:pPr>
              <w:pStyle w:val="34"/>
              <w:widowControl w:val="0"/>
              <w:bidi w:val="0"/>
              <w:jc w:val="both"/>
              <w:rPr>
                <w:rFonts w:eastAsia="Times New Roman"/>
                <w:color w:val="FF0000"/>
                <w:szCs w:val="22"/>
              </w:rPr>
            </w:pPr>
            <w:r>
              <w:rPr>
                <w:rFonts w:hint="eastAsia"/>
              </w:rPr>
              <w:t>NA</w:t>
            </w:r>
          </w:p>
        </w:tc>
        <w:tc>
          <w:tcPr>
            <w:tcW w:w="2612" w:type="dxa"/>
            <w:vAlign w:val="top"/>
          </w:tcPr>
          <w:p>
            <w:pPr>
              <w:pStyle w:val="34"/>
              <w:widowControl w:val="0"/>
              <w:bidi w:val="0"/>
              <w:jc w:val="both"/>
              <w:rPr>
                <w:rFonts w:eastAsia="Times New Roman"/>
                <w:color w:val="FF0000"/>
                <w:szCs w:val="22"/>
              </w:rPr>
            </w:pPr>
            <w:r>
              <w:rPr>
                <w:rFonts w:hint="eastAsia"/>
              </w:rPr>
              <w:t>^[1-9]\d</w:t>
            </w:r>
            <w:r>
              <w:rPr>
                <w:rFonts w:hint="default"/>
                <w:lang w:val="en-US"/>
              </w:rPr>
              <w:t>{1,20}</w:t>
            </w:r>
            <w:r>
              <w:rPr>
                <w:rFonts w:hint="eastAsia"/>
              </w:rPr>
              <w:t>$</w:t>
            </w:r>
          </w:p>
        </w:tc>
        <w:tc>
          <w:tcPr>
            <w:tcW w:w="664" w:type="dxa"/>
            <w:vAlign w:val="top"/>
          </w:tcPr>
          <w:p>
            <w:pPr>
              <w:pStyle w:val="34"/>
              <w:widowControl w:val="0"/>
              <w:bidi w:val="0"/>
              <w:jc w:val="both"/>
              <w:rPr>
                <w:rFonts w:eastAsia="Times New Roman"/>
                <w:color w:val="FF0000"/>
                <w:szCs w:val="22"/>
              </w:rPr>
            </w:pPr>
            <w:r>
              <w:rPr>
                <w:rFonts w:hint="eastAsia"/>
              </w:rPr>
              <w:t>20字</w:t>
            </w:r>
          </w:p>
        </w:tc>
        <w:tc>
          <w:tcPr>
            <w:tcW w:w="655" w:type="dxa"/>
            <w:vAlign w:val="top"/>
          </w:tcPr>
          <w:p>
            <w:pPr>
              <w:pStyle w:val="34"/>
              <w:widowControl w:val="0"/>
              <w:bidi w:val="0"/>
              <w:jc w:val="both"/>
              <w:rPr>
                <w:rFonts w:eastAsia="Times New Roman"/>
                <w:color w:val="FF0000"/>
                <w:szCs w:val="22"/>
              </w:rPr>
            </w:pPr>
            <w:r>
              <w:rPr>
                <w:rFonts w:hint="eastAsia"/>
              </w:rPr>
              <w:t>NA</w:t>
            </w:r>
          </w:p>
        </w:tc>
        <w:tc>
          <w:tcPr>
            <w:tcW w:w="431" w:type="dxa"/>
            <w:vAlign w:val="top"/>
          </w:tcPr>
          <w:p>
            <w:pPr>
              <w:pStyle w:val="34"/>
              <w:widowControl w:val="0"/>
              <w:bidi w:val="0"/>
              <w:jc w:val="both"/>
              <w:rPr>
                <w:rFonts w:eastAsia="Times New Roman"/>
                <w:color w:val="FF0000"/>
              </w:rPr>
            </w:pPr>
            <w:r>
              <w:rPr>
                <w:rFonts w:hint="eastAsia"/>
              </w:rPr>
              <w:t>无</w:t>
            </w:r>
          </w:p>
        </w:tc>
        <w:tc>
          <w:tcPr>
            <w:tcW w:w="656" w:type="dxa"/>
            <w:vAlign w:val="top"/>
          </w:tcPr>
          <w:p>
            <w:pPr>
              <w:pStyle w:val="34"/>
              <w:widowControl w:val="0"/>
              <w:bidi w:val="0"/>
              <w:jc w:val="both"/>
              <w:rPr>
                <w:rFonts w:eastAsia="Times New Roman"/>
                <w:color w:val="FF0000"/>
              </w:rPr>
            </w:pPr>
            <w:r>
              <w:rPr>
                <w:rFonts w:hint="eastAsia"/>
              </w:rPr>
              <w:t>是</w:t>
            </w:r>
          </w:p>
        </w:tc>
        <w:tc>
          <w:tcPr>
            <w:tcW w:w="698" w:type="dxa"/>
            <w:vAlign w:val="top"/>
          </w:tcPr>
          <w:p>
            <w:pPr>
              <w:pStyle w:val="34"/>
              <w:widowControl w:val="0"/>
              <w:bidi w:val="0"/>
              <w:jc w:val="both"/>
              <w:rPr>
                <w:rFonts w:hint="default" w:eastAsia="Times New Roman"/>
                <w:color w:val="FF0000"/>
                <w:lang w:val="en-US"/>
              </w:rPr>
            </w:pPr>
            <w:r>
              <w:rPr>
                <w:rFonts w:hint="eastAsia"/>
                <w:lang w:val="en-US" w:eastAsia="zh-CN"/>
              </w:rPr>
              <w:t>系统查询</w:t>
            </w:r>
          </w:p>
        </w:tc>
        <w:tc>
          <w:tcPr>
            <w:tcW w:w="412"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服务单状态</w:t>
            </w:r>
          </w:p>
        </w:tc>
        <w:tc>
          <w:tcPr>
            <w:tcW w:w="428"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整型</w:t>
            </w:r>
          </w:p>
        </w:tc>
        <w:tc>
          <w:tcPr>
            <w:tcW w:w="525"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7"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612"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^[1-9]\d</w:t>
            </w:r>
            <w:r>
              <w:rPr>
                <w:rFonts w:hint="default"/>
                <w:lang w:val="en-US"/>
              </w:rPr>
              <w:t>{1,20}</w:t>
            </w:r>
            <w:r>
              <w:rPr>
                <w:rFonts w:hint="eastAsia"/>
              </w:rPr>
              <w:t>$</w:t>
            </w:r>
          </w:p>
        </w:tc>
        <w:tc>
          <w:tcPr>
            <w:tcW w:w="664"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w:t>
            </w:r>
            <w:r>
              <w:rPr>
                <w:rFonts w:hint="eastAsia"/>
              </w:rPr>
              <w:t>位</w:t>
            </w:r>
          </w:p>
        </w:tc>
        <w:tc>
          <w:tcPr>
            <w:tcW w:w="655"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56"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98"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412" w:type="dxa"/>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eastAsia="宋体"/>
          <w:lang w:val="en-US" w:eastAsia="zh-CN"/>
        </w:rPr>
      </w:pPr>
      <w:r>
        <w:rPr>
          <w:rFonts w:hint="eastAsia"/>
          <w:lang w:val="en-US" w:eastAsia="zh-CN"/>
        </w:rPr>
        <w:t>自用户点击</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按钮开始到服务单关闭或用户离开当前窗口为止</w:t>
      </w:r>
    </w:p>
    <w:p>
      <w:pPr>
        <w:pStyle w:val="6"/>
        <w:numPr>
          <w:ilvl w:val="4"/>
          <w:numId w:val="13"/>
        </w:numPr>
        <w:bidi w:val="0"/>
        <w:ind w:left="991" w:leftChars="0" w:hanging="991" w:firstLineChars="0"/>
        <w:outlineLvl w:val="9"/>
        <w:rPr>
          <w:rFonts w:hint="eastAsia"/>
          <w:lang w:val="en-US" w:eastAsia="zh-CN"/>
        </w:rPr>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REF _Toc17283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和</w:t>
      </w:r>
      <w:r>
        <w:rPr>
          <w:rFonts w:hint="eastAsia"/>
          <w:lang w:val="en-US" w:eastAsia="zh-CN"/>
        </w:rPr>
        <w:fldChar w:fldCharType="begin"/>
      </w:r>
      <w:r>
        <w:rPr>
          <w:rFonts w:hint="eastAsia"/>
          <w:lang w:val="en-US" w:eastAsia="zh-CN"/>
        </w:rPr>
        <w:instrText xml:space="preserve"> REF _Toc14534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rFonts w:hint="default" w:eastAsia="宋体"/>
          <w:lang w:val="en-US" w:eastAsia="zh-CN"/>
        </w:rPr>
      </w:pPr>
      <w:r>
        <w:rPr>
          <w:rFonts w:hint="eastAsia"/>
          <w:lang w:val="en-US" w:eastAsia="zh-CN"/>
        </w:rPr>
        <w:t>系统弹窗提示成功提交服务单</w:t>
      </w:r>
    </w:p>
    <w:p>
      <w:pPr>
        <w:pStyle w:val="6"/>
        <w:numPr>
          <w:ilvl w:val="4"/>
          <w:numId w:val="13"/>
        </w:numPr>
        <w:bidi w:val="0"/>
        <w:ind w:left="991" w:leftChars="0" w:hanging="991" w:firstLineChars="0"/>
        <w:outlineLvl w:val="9"/>
      </w:pPr>
      <w:r>
        <w:rPr>
          <w:rFonts w:hint="eastAsia"/>
        </w:rPr>
        <w:t>命令的执行方式：</w:t>
      </w:r>
    </w:p>
    <w:p>
      <w:pPr>
        <w:rPr>
          <w:rFonts w:hint="default"/>
          <w:lang w:val="en-US" w:eastAsia="zh-CN"/>
        </w:rPr>
      </w:pPr>
      <w:r>
        <w:rPr>
          <w:rFonts w:hint="eastAsia"/>
          <w:lang w:val="en-US" w:eastAsia="zh-CN"/>
        </w:rPr>
        <w:t>用户点击“提交服务单”按钮，并选择对应的服务单类型。</w:t>
      </w:r>
    </w:p>
    <w:p>
      <w:pPr>
        <w:pStyle w:val="5"/>
        <w:numPr>
          <w:ilvl w:val="3"/>
          <w:numId w:val="13"/>
        </w:numPr>
        <w:bidi w:val="0"/>
        <w:ind w:left="850" w:leftChars="0" w:hanging="850" w:firstLineChars="0"/>
      </w:pPr>
      <w:bookmarkStart w:id="76" w:name="_Ref1945"/>
      <w:r>
        <w:rPr>
          <w:rFonts w:hint="eastAsia"/>
          <w:lang w:val="en-US" w:eastAsia="zh-CN"/>
        </w:rPr>
        <w:t>关闭服务单</w:t>
      </w:r>
      <w:bookmarkEnd w:id="76"/>
    </w:p>
    <w:p>
      <w:pPr>
        <w:pStyle w:val="6"/>
        <w:numPr>
          <w:ilvl w:val="4"/>
          <w:numId w:val="13"/>
        </w:numPr>
        <w:bidi w:val="0"/>
        <w:ind w:left="991" w:leftChars="0" w:hanging="991" w:firstLineChars="0"/>
        <w:outlineLvl w:val="9"/>
      </w:pPr>
      <w:r>
        <w:rPr>
          <w:rFonts w:hint="eastAsia"/>
        </w:rPr>
        <w:t>窗口标题：</w:t>
      </w:r>
    </w:p>
    <w:p>
      <w:pPr>
        <w:bidi w:val="0"/>
        <w:rPr>
          <w:rFonts w:hint="default"/>
          <w:lang w:val="en-US" w:eastAsia="zh-CN"/>
        </w:rPr>
      </w:pPr>
      <w:r>
        <w:rPr>
          <w:rFonts w:hint="eastAsia"/>
          <w:lang w:val="en-US" w:eastAsia="zh-CN"/>
        </w:rPr>
        <w:t>关闭服务单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CloseTicket</w:t>
      </w:r>
    </w:p>
    <w:p>
      <w:pPr>
        <w:pStyle w:val="6"/>
        <w:numPr>
          <w:ilvl w:val="4"/>
          <w:numId w:val="13"/>
        </w:numPr>
        <w:bidi w:val="0"/>
        <w:ind w:left="991" w:leftChars="0" w:hanging="991" w:firstLineChars="0"/>
        <w:outlineLvl w:val="9"/>
      </w:pPr>
      <w:r>
        <w:rPr>
          <w:rFonts w:hint="eastAsia"/>
        </w:rPr>
        <w:t>目的：</w:t>
      </w:r>
    </w:p>
    <w:p>
      <w:pPr>
        <w:bidi w:val="0"/>
        <w:rPr>
          <w:rFonts w:hint="default" w:eastAsia="宋体"/>
          <w:lang w:val="en-US" w:eastAsia="zh-CN"/>
        </w:rPr>
      </w:pPr>
      <w:r>
        <w:rPr>
          <w:rFonts w:hint="eastAsia"/>
          <w:lang w:val="en-US" w:eastAsia="zh-CN"/>
        </w:rPr>
        <w:t>关闭一个已经开启的服务单</w:t>
      </w:r>
    </w:p>
    <w:p>
      <w:pPr>
        <w:pStyle w:val="6"/>
        <w:numPr>
          <w:ilvl w:val="4"/>
          <w:numId w:val="13"/>
        </w:numPr>
        <w:bidi w:val="0"/>
        <w:ind w:left="991" w:leftChars="0" w:hanging="991" w:firstLineChars="0"/>
        <w:outlineLvl w:val="9"/>
        <w:rPr>
          <w:rFonts w:ascii="宋体" w:hAnsi="宋体" w:cs="宋体"/>
          <w:b/>
          <w:bCs/>
          <w:color w:val="000000" w:themeColor="text1"/>
          <w:kern w:val="0"/>
          <w:szCs w:val="28"/>
          <w14:textFill>
            <w14:solidFill>
              <w14:schemeClr w14:val="tx1"/>
            </w14:solidFill>
          </w14:textFill>
        </w:rPr>
      </w:pPr>
      <w:r>
        <w:rPr>
          <w:rFonts w:hint="eastAsia"/>
        </w:rPr>
        <w:t>界面布局：</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11" name="图片 11" descr="关闭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关闭服务单_状态 1"/>
                    <pic:cNvPicPr>
                      <a:picLocks noChangeAspect="1"/>
                    </pic:cNvPicPr>
                  </pic:nvPicPr>
                  <pic:blipFill>
                    <a:blip r:embed="rId17"/>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w:t>
      </w:r>
      <w:r>
        <w:rPr>
          <w:rFonts w:hint="eastAsia"/>
          <w:lang w:val="en-US" w:eastAsia="zh-CN"/>
        </w:rPr>
        <w:t>关闭</w:t>
      </w:r>
      <w:r>
        <w:rPr>
          <w:rFonts w:hint="eastAsia"/>
          <w:lang w:eastAsia="zh-CN"/>
        </w:rPr>
        <w:t>服务单界面布局</w:t>
      </w:r>
    </w:p>
    <w:p>
      <w:pPr>
        <w:pStyle w:val="6"/>
        <w:numPr>
          <w:ilvl w:val="4"/>
          <w:numId w:val="13"/>
        </w:numPr>
        <w:bidi w:val="0"/>
        <w:ind w:left="991" w:leftChars="0" w:hanging="991" w:firstLineChars="0"/>
        <w:outlineLvl w:val="9"/>
        <w:rPr>
          <w:rFonts w:ascii="宋体" w:hAnsi="宋体" w:cs="宋体"/>
          <w:b/>
          <w:bCs/>
          <w:color w:val="000000" w:themeColor="text1"/>
          <w:kern w:val="0"/>
          <w:szCs w:val="28"/>
          <w14:textFill>
            <w14:solidFill>
              <w14:schemeClr w14:val="tx1"/>
            </w14:solidFill>
          </w14:textFill>
        </w:rPr>
      </w:pPr>
      <w:r>
        <w:rPr>
          <w:rFonts w:hint="eastAsia" w:ascii="宋体" w:hAnsi="宋体" w:cs="宋体"/>
          <w:b/>
          <w:bCs/>
          <w:color w:val="000000" w:themeColor="text1"/>
          <w:kern w:val="0"/>
          <w:szCs w:val="28"/>
          <w14:textFill>
            <w14:solidFill>
              <w14:schemeClr w14:val="tx1"/>
            </w14:solidFill>
          </w14:textFill>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eastAsia="zh-CN"/>
        </w:rPr>
        <w:t xml:space="preserve"> 关闭服务单数据项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2"/>
        <w:gridCol w:w="638"/>
        <w:gridCol w:w="367"/>
        <w:gridCol w:w="676"/>
        <w:gridCol w:w="2690"/>
        <w:gridCol w:w="672"/>
        <w:gridCol w:w="655"/>
        <w:gridCol w:w="397"/>
        <w:gridCol w:w="698"/>
        <w:gridCol w:w="672"/>
        <w:gridCol w:w="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2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3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367"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6"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90"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97"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3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4"/>
              <w:widowControl w:val="0"/>
              <w:bidi w:val="0"/>
              <w:jc w:val="both"/>
              <w:rPr>
                <w:rFonts w:eastAsia="Times New Roman"/>
                <w:color w:val="FF0000"/>
                <w:szCs w:val="22"/>
              </w:rPr>
            </w:pPr>
            <w:r>
              <w:rPr>
                <w:rFonts w:hint="eastAsia" w:cs="Times New Roman"/>
                <w:sz w:val="21"/>
                <w:lang w:val="en-US" w:eastAsia="zh-CN" w:bidi="ar-SA"/>
              </w:rPr>
              <w:t>服务单ID</w:t>
            </w:r>
          </w:p>
        </w:tc>
        <w:tc>
          <w:tcPr>
            <w:tcW w:w="638" w:type="dxa"/>
            <w:vAlign w:val="top"/>
          </w:tcPr>
          <w:p>
            <w:pPr>
              <w:pStyle w:val="34"/>
              <w:widowControl w:val="0"/>
              <w:bidi w:val="0"/>
              <w:jc w:val="both"/>
              <w:rPr>
                <w:rFonts w:eastAsia="Times New Roman"/>
                <w:color w:val="FF0000"/>
                <w:szCs w:val="22"/>
              </w:rPr>
            </w:pPr>
            <w:r>
              <w:rPr>
                <w:rFonts w:hint="eastAsia" w:cs="Times New Roman"/>
                <w:sz w:val="21"/>
                <w:lang w:val="en-US" w:eastAsia="zh-CN" w:bidi="ar-SA"/>
              </w:rPr>
              <w:t>字符串</w:t>
            </w:r>
          </w:p>
        </w:tc>
        <w:tc>
          <w:tcPr>
            <w:tcW w:w="367" w:type="dxa"/>
            <w:vAlign w:val="top"/>
          </w:tcPr>
          <w:p>
            <w:pPr>
              <w:pStyle w:val="34"/>
              <w:widowControl w:val="0"/>
              <w:bidi w:val="0"/>
              <w:jc w:val="both"/>
              <w:rPr>
                <w:rFonts w:eastAsia="Times New Roman"/>
                <w:color w:val="FF0000"/>
                <w:szCs w:val="22"/>
              </w:rPr>
            </w:pPr>
            <w:r>
              <w:rPr>
                <w:rFonts w:hint="eastAsia" w:cs="Times New Roman"/>
                <w:sz w:val="21"/>
                <w:lang w:val="en-US" w:eastAsia="zh-CN" w:bidi="ar-SA"/>
              </w:rPr>
              <w:t>NA</w:t>
            </w:r>
          </w:p>
        </w:tc>
        <w:tc>
          <w:tcPr>
            <w:tcW w:w="676" w:type="dxa"/>
            <w:vAlign w:val="top"/>
          </w:tcPr>
          <w:p>
            <w:pPr>
              <w:pStyle w:val="34"/>
              <w:widowControl w:val="0"/>
              <w:bidi w:val="0"/>
              <w:jc w:val="both"/>
              <w:rPr>
                <w:rFonts w:eastAsia="Times New Roman"/>
                <w:color w:val="FF0000"/>
                <w:szCs w:val="22"/>
              </w:rPr>
            </w:pPr>
            <w:r>
              <w:rPr>
                <w:rFonts w:hint="eastAsia"/>
                <w:lang w:val="en-US" w:eastAsia="zh-CN"/>
              </w:rPr>
              <w:t>NA</w:t>
            </w:r>
          </w:p>
        </w:tc>
        <w:tc>
          <w:tcPr>
            <w:tcW w:w="2690" w:type="dxa"/>
            <w:vAlign w:val="top"/>
          </w:tcPr>
          <w:p>
            <w:pPr>
              <w:pStyle w:val="34"/>
              <w:widowControl w:val="0"/>
              <w:bidi w:val="0"/>
              <w:jc w:val="both"/>
              <w:rPr>
                <w:rFonts w:eastAsia="Times New Roman"/>
                <w:color w:val="FF0000"/>
                <w:szCs w:val="22"/>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2" w:type="dxa"/>
            <w:vAlign w:val="top"/>
          </w:tcPr>
          <w:p>
            <w:pPr>
              <w:pStyle w:val="34"/>
              <w:widowControl w:val="0"/>
              <w:bidi w:val="0"/>
              <w:jc w:val="both"/>
              <w:rPr>
                <w:rFonts w:eastAsia="Times New Roman"/>
                <w:color w:val="FF0000"/>
                <w:szCs w:val="22"/>
              </w:rPr>
            </w:pPr>
            <w:r>
              <w:rPr>
                <w:rFonts w:hint="eastAsia" w:cs="Times New Roman"/>
                <w:sz w:val="21"/>
                <w:lang w:val="en-US" w:eastAsia="zh-CN" w:bidi="ar-SA"/>
              </w:rPr>
              <w:t>32字</w:t>
            </w:r>
          </w:p>
        </w:tc>
        <w:tc>
          <w:tcPr>
            <w:tcW w:w="655" w:type="dxa"/>
            <w:vAlign w:val="top"/>
          </w:tcPr>
          <w:p>
            <w:pPr>
              <w:pStyle w:val="34"/>
              <w:widowControl w:val="0"/>
              <w:bidi w:val="0"/>
              <w:jc w:val="both"/>
              <w:rPr>
                <w:rFonts w:eastAsia="Times New Roman"/>
                <w:color w:val="FF0000"/>
              </w:rPr>
            </w:pPr>
            <w:r>
              <w:rPr>
                <w:rFonts w:hint="eastAsia"/>
                <w:lang w:val="en-US" w:eastAsia="zh-CN"/>
              </w:rPr>
              <w:t>NA</w:t>
            </w:r>
          </w:p>
        </w:tc>
        <w:tc>
          <w:tcPr>
            <w:tcW w:w="397" w:type="dxa"/>
            <w:vAlign w:val="top"/>
          </w:tcPr>
          <w:p>
            <w:pPr>
              <w:pStyle w:val="34"/>
              <w:widowControl w:val="0"/>
              <w:bidi w:val="0"/>
              <w:jc w:val="both"/>
              <w:rPr>
                <w:rFonts w:eastAsia="Times New Roman"/>
                <w:color w:val="FF0000"/>
              </w:rPr>
            </w:pPr>
            <w:r>
              <w:rPr>
                <w:rFonts w:hint="eastAsia" w:cs="Times New Roman"/>
                <w:sz w:val="21"/>
                <w:lang w:val="en-US" w:eastAsia="zh-CN" w:bidi="ar-SA"/>
              </w:rPr>
              <w:t>无</w:t>
            </w:r>
          </w:p>
        </w:tc>
        <w:tc>
          <w:tcPr>
            <w:tcW w:w="698" w:type="dxa"/>
            <w:vAlign w:val="top"/>
          </w:tcPr>
          <w:p>
            <w:pPr>
              <w:pStyle w:val="34"/>
              <w:widowControl w:val="0"/>
              <w:bidi w:val="0"/>
              <w:jc w:val="both"/>
              <w:rPr>
                <w:rFonts w:eastAsia="Times New Roman"/>
                <w:color w:val="FF0000"/>
              </w:rPr>
            </w:pPr>
            <w:r>
              <w:rPr>
                <w:rFonts w:hint="eastAsia" w:cs="Times New Roman"/>
                <w:sz w:val="21"/>
                <w:lang w:val="en-US" w:eastAsia="zh-CN" w:bidi="ar-SA"/>
              </w:rPr>
              <w:t>否</w:t>
            </w:r>
          </w:p>
        </w:tc>
        <w:tc>
          <w:tcPr>
            <w:tcW w:w="672" w:type="dxa"/>
            <w:vAlign w:val="top"/>
          </w:tcPr>
          <w:p>
            <w:pPr>
              <w:pStyle w:val="34"/>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2" w:type="dxa"/>
            <w:vAlign w:val="top"/>
          </w:tcPr>
          <w:p>
            <w:pPr>
              <w:pStyle w:val="34"/>
              <w:widowControl w:val="0"/>
              <w:bidi w:val="0"/>
              <w:jc w:val="both"/>
              <w:rPr>
                <w:rFonts w:eastAsia="Times New Roman"/>
                <w:color w:val="FF0000"/>
                <w:szCs w:val="22"/>
              </w:rPr>
            </w:pPr>
            <w:r>
              <w:rPr>
                <w:rFonts w:hint="eastAsia"/>
                <w:lang w:val="en-US" w:eastAsia="zh-CN"/>
              </w:rPr>
              <w:t>用户ID</w:t>
            </w:r>
          </w:p>
        </w:tc>
        <w:tc>
          <w:tcPr>
            <w:tcW w:w="638" w:type="dxa"/>
            <w:vAlign w:val="top"/>
          </w:tcPr>
          <w:p>
            <w:pPr>
              <w:pStyle w:val="34"/>
              <w:widowControl w:val="0"/>
              <w:bidi w:val="0"/>
              <w:jc w:val="both"/>
              <w:rPr>
                <w:rFonts w:eastAsia="Times New Roman"/>
                <w:color w:val="FF0000"/>
                <w:szCs w:val="22"/>
              </w:rPr>
            </w:pPr>
            <w:r>
              <w:rPr>
                <w:rFonts w:hint="eastAsia"/>
              </w:rPr>
              <w:t>字符串</w:t>
            </w:r>
          </w:p>
        </w:tc>
        <w:tc>
          <w:tcPr>
            <w:tcW w:w="367" w:type="dxa"/>
            <w:vAlign w:val="top"/>
          </w:tcPr>
          <w:p>
            <w:pPr>
              <w:pStyle w:val="34"/>
              <w:widowControl w:val="0"/>
              <w:bidi w:val="0"/>
              <w:jc w:val="both"/>
              <w:rPr>
                <w:rFonts w:eastAsia="Times New Roman"/>
                <w:color w:val="FF0000"/>
                <w:szCs w:val="22"/>
              </w:rPr>
            </w:pPr>
            <w:r>
              <w:rPr>
                <w:rFonts w:hint="eastAsia"/>
              </w:rPr>
              <w:t>NA</w:t>
            </w:r>
          </w:p>
        </w:tc>
        <w:tc>
          <w:tcPr>
            <w:tcW w:w="676" w:type="dxa"/>
            <w:vAlign w:val="top"/>
          </w:tcPr>
          <w:p>
            <w:pPr>
              <w:pStyle w:val="34"/>
              <w:widowControl w:val="0"/>
              <w:bidi w:val="0"/>
              <w:jc w:val="both"/>
              <w:rPr>
                <w:rFonts w:eastAsia="Times New Roman"/>
                <w:color w:val="FF0000"/>
                <w:szCs w:val="22"/>
              </w:rPr>
            </w:pPr>
            <w:r>
              <w:rPr>
                <w:rFonts w:hint="eastAsia"/>
              </w:rPr>
              <w:t>NA</w:t>
            </w:r>
          </w:p>
        </w:tc>
        <w:tc>
          <w:tcPr>
            <w:tcW w:w="2690" w:type="dxa"/>
            <w:vAlign w:val="top"/>
          </w:tcPr>
          <w:p>
            <w:pPr>
              <w:pStyle w:val="34"/>
              <w:widowControl w:val="0"/>
              <w:bidi w:val="0"/>
              <w:jc w:val="both"/>
              <w:rPr>
                <w:rFonts w:eastAsia="Times New Roman"/>
                <w:color w:val="FF0000"/>
                <w:szCs w:val="22"/>
              </w:rPr>
            </w:pPr>
            <w:r>
              <w:rPr>
                <w:rFonts w:hint="eastAsia"/>
              </w:rPr>
              <w:t>^[1-9]\d*$</w:t>
            </w:r>
          </w:p>
        </w:tc>
        <w:tc>
          <w:tcPr>
            <w:tcW w:w="672" w:type="dxa"/>
            <w:vAlign w:val="top"/>
          </w:tcPr>
          <w:p>
            <w:pPr>
              <w:pStyle w:val="34"/>
              <w:widowControl w:val="0"/>
              <w:bidi w:val="0"/>
              <w:jc w:val="both"/>
              <w:rPr>
                <w:rFonts w:eastAsia="Times New Roman"/>
                <w:color w:val="FF0000"/>
                <w:szCs w:val="22"/>
              </w:rPr>
            </w:pPr>
            <w:r>
              <w:rPr>
                <w:rFonts w:hint="eastAsia"/>
              </w:rPr>
              <w:t>20字</w:t>
            </w:r>
          </w:p>
        </w:tc>
        <w:tc>
          <w:tcPr>
            <w:tcW w:w="655" w:type="dxa"/>
            <w:vAlign w:val="top"/>
          </w:tcPr>
          <w:p>
            <w:pPr>
              <w:pStyle w:val="34"/>
              <w:widowControl w:val="0"/>
              <w:bidi w:val="0"/>
              <w:jc w:val="both"/>
              <w:rPr>
                <w:rFonts w:eastAsia="Times New Roman"/>
                <w:color w:val="FF0000"/>
                <w:szCs w:val="22"/>
              </w:rPr>
            </w:pPr>
            <w:r>
              <w:rPr>
                <w:rFonts w:hint="eastAsia"/>
              </w:rPr>
              <w:t>NA</w:t>
            </w:r>
          </w:p>
        </w:tc>
        <w:tc>
          <w:tcPr>
            <w:tcW w:w="397" w:type="dxa"/>
            <w:vAlign w:val="top"/>
          </w:tcPr>
          <w:p>
            <w:pPr>
              <w:pStyle w:val="34"/>
              <w:widowControl w:val="0"/>
              <w:bidi w:val="0"/>
              <w:jc w:val="both"/>
              <w:rPr>
                <w:rFonts w:eastAsia="Times New Roman"/>
                <w:color w:val="FF0000"/>
              </w:rPr>
            </w:pPr>
            <w:r>
              <w:rPr>
                <w:rFonts w:hint="eastAsia"/>
              </w:rPr>
              <w:t>无</w:t>
            </w:r>
          </w:p>
        </w:tc>
        <w:tc>
          <w:tcPr>
            <w:tcW w:w="698" w:type="dxa"/>
            <w:vAlign w:val="top"/>
          </w:tcPr>
          <w:p>
            <w:pPr>
              <w:pStyle w:val="34"/>
              <w:widowControl w:val="0"/>
              <w:bidi w:val="0"/>
              <w:jc w:val="both"/>
              <w:rPr>
                <w:rFonts w:eastAsia="Times New Roman"/>
                <w:color w:val="FF0000"/>
              </w:rPr>
            </w:pPr>
            <w:r>
              <w:rPr>
                <w:rFonts w:hint="eastAsia"/>
              </w:rPr>
              <w:t>是</w:t>
            </w:r>
          </w:p>
        </w:tc>
        <w:tc>
          <w:tcPr>
            <w:tcW w:w="672" w:type="dxa"/>
            <w:vAlign w:val="top"/>
          </w:tcPr>
          <w:p>
            <w:pPr>
              <w:pStyle w:val="34"/>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4"/>
              <w:widowControl w:val="0"/>
              <w:bidi w:val="0"/>
              <w:jc w:val="both"/>
              <w:rPr>
                <w:rFonts w:hint="eastAsia"/>
                <w:lang w:val="en-US" w:eastAsia="zh-CN"/>
              </w:rPr>
            </w:pPr>
            <w:r>
              <w:rPr>
                <w:rFonts w:hint="eastAsia"/>
                <w:lang w:val="en-US" w:eastAsia="zh-CN"/>
              </w:rPr>
              <w:t>服务单状态</w:t>
            </w:r>
          </w:p>
        </w:tc>
        <w:tc>
          <w:tcPr>
            <w:tcW w:w="638" w:type="dxa"/>
            <w:vAlign w:val="top"/>
          </w:tcPr>
          <w:p>
            <w:pPr>
              <w:pStyle w:val="34"/>
              <w:widowControl w:val="0"/>
              <w:bidi w:val="0"/>
              <w:jc w:val="both"/>
              <w:rPr>
                <w:rFonts w:hint="eastAsia"/>
              </w:rPr>
            </w:pPr>
            <w:r>
              <w:rPr>
                <w:rFonts w:hint="eastAsia"/>
              </w:rPr>
              <w:t>整型</w:t>
            </w:r>
          </w:p>
        </w:tc>
        <w:tc>
          <w:tcPr>
            <w:tcW w:w="367" w:type="dxa"/>
            <w:vAlign w:val="top"/>
          </w:tcPr>
          <w:p>
            <w:pPr>
              <w:pStyle w:val="34"/>
              <w:widowControl w:val="0"/>
              <w:bidi w:val="0"/>
              <w:jc w:val="both"/>
              <w:rPr>
                <w:rFonts w:hint="eastAsia"/>
              </w:rPr>
            </w:pPr>
            <w:r>
              <w:rPr>
                <w:rFonts w:hint="eastAsia"/>
              </w:rPr>
              <w:t>NA</w:t>
            </w:r>
          </w:p>
        </w:tc>
        <w:tc>
          <w:tcPr>
            <w:tcW w:w="676" w:type="dxa"/>
            <w:vAlign w:val="top"/>
          </w:tcPr>
          <w:p>
            <w:pPr>
              <w:pStyle w:val="34"/>
              <w:widowControl w:val="0"/>
              <w:bidi w:val="0"/>
              <w:jc w:val="both"/>
              <w:rPr>
                <w:rFonts w:hint="eastAsia"/>
              </w:rPr>
            </w:pPr>
            <w:r>
              <w:rPr>
                <w:rFonts w:hint="eastAsia"/>
              </w:rPr>
              <w:t>NA</w:t>
            </w:r>
          </w:p>
        </w:tc>
        <w:tc>
          <w:tcPr>
            <w:tcW w:w="2690" w:type="dxa"/>
            <w:vAlign w:val="top"/>
          </w:tcPr>
          <w:p>
            <w:pPr>
              <w:pStyle w:val="34"/>
              <w:widowControl w:val="0"/>
              <w:bidi w:val="0"/>
              <w:jc w:val="both"/>
              <w:rPr>
                <w:rFonts w:hint="eastAsia"/>
              </w:rPr>
            </w:pPr>
            <w:r>
              <w:rPr>
                <w:rFonts w:hint="eastAsia"/>
              </w:rPr>
              <w:t>^[1-9]\d*$</w:t>
            </w:r>
          </w:p>
        </w:tc>
        <w:tc>
          <w:tcPr>
            <w:tcW w:w="672" w:type="dxa"/>
            <w:vAlign w:val="top"/>
          </w:tcPr>
          <w:p>
            <w:pPr>
              <w:pStyle w:val="34"/>
              <w:widowControl w:val="0"/>
              <w:bidi w:val="0"/>
              <w:jc w:val="both"/>
              <w:rPr>
                <w:rFonts w:hint="eastAsia"/>
              </w:rPr>
            </w:pPr>
            <w:r>
              <w:rPr>
                <w:rFonts w:hint="eastAsia"/>
                <w:lang w:val="en-US" w:eastAsia="zh-CN"/>
              </w:rPr>
              <w:t>20</w:t>
            </w:r>
            <w:r>
              <w:rPr>
                <w:rFonts w:hint="eastAsia"/>
              </w:rPr>
              <w:t>位</w:t>
            </w:r>
          </w:p>
        </w:tc>
        <w:tc>
          <w:tcPr>
            <w:tcW w:w="655" w:type="dxa"/>
            <w:vAlign w:val="top"/>
          </w:tcPr>
          <w:p>
            <w:pPr>
              <w:pStyle w:val="34"/>
              <w:widowControl w:val="0"/>
              <w:bidi w:val="0"/>
              <w:jc w:val="both"/>
              <w:rPr>
                <w:rFonts w:hint="eastAsia"/>
              </w:rPr>
            </w:pPr>
            <w:r>
              <w:rPr>
                <w:rFonts w:hint="eastAsia"/>
              </w:rPr>
              <w:t>NA</w:t>
            </w:r>
          </w:p>
        </w:tc>
        <w:tc>
          <w:tcPr>
            <w:tcW w:w="397" w:type="dxa"/>
            <w:vAlign w:val="top"/>
          </w:tcPr>
          <w:p>
            <w:pPr>
              <w:pStyle w:val="34"/>
              <w:widowControl w:val="0"/>
              <w:bidi w:val="0"/>
              <w:jc w:val="both"/>
              <w:rPr>
                <w:rFonts w:hint="eastAsia"/>
              </w:rPr>
            </w:pPr>
            <w:r>
              <w:rPr>
                <w:rFonts w:hint="eastAsia"/>
                <w:lang w:val="en-US" w:eastAsia="zh-CN"/>
              </w:rPr>
              <w:t>1</w:t>
            </w:r>
          </w:p>
        </w:tc>
        <w:tc>
          <w:tcPr>
            <w:tcW w:w="698" w:type="dxa"/>
            <w:vAlign w:val="top"/>
          </w:tcPr>
          <w:p>
            <w:pPr>
              <w:pStyle w:val="34"/>
              <w:widowControl w:val="0"/>
              <w:bidi w:val="0"/>
              <w:jc w:val="both"/>
              <w:rPr>
                <w:rFonts w:hint="eastAsia"/>
              </w:rPr>
            </w:pPr>
            <w:r>
              <w:rPr>
                <w:rFonts w:hint="eastAsia" w:cs="Times New Roman"/>
                <w:sz w:val="21"/>
                <w:lang w:val="en-US" w:eastAsia="zh-CN" w:bidi="ar-SA"/>
              </w:rPr>
              <w:t>否</w:t>
            </w:r>
          </w:p>
        </w:tc>
        <w:tc>
          <w:tcPr>
            <w:tcW w:w="672" w:type="dxa"/>
            <w:vAlign w:val="top"/>
          </w:tcPr>
          <w:p>
            <w:pPr>
              <w:pStyle w:val="34"/>
              <w:widowControl w:val="0"/>
              <w:bidi w:val="0"/>
              <w:jc w:val="both"/>
              <w:rPr>
                <w:rFonts w:hint="eastAsia"/>
                <w:lang w:val="en-US" w:eastAsia="zh-CN"/>
              </w:rPr>
            </w:pPr>
            <w:r>
              <w:rPr>
                <w:rFonts w:hint="eastAsia"/>
                <w:lang w:val="en-US" w:eastAsia="zh-CN"/>
              </w:rPr>
              <w:t>系统输出</w:t>
            </w:r>
          </w:p>
        </w:tc>
        <w:tc>
          <w:tcPr>
            <w:tcW w:w="335"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该功能所需的数据由</w:t>
      </w:r>
      <w:r>
        <w:rPr>
          <w:rFonts w:hint="eastAsia"/>
          <w:lang w:val="en-US" w:eastAsia="zh-CN"/>
        </w:rPr>
        <w:fldChar w:fldCharType="begin"/>
      </w:r>
      <w:r>
        <w:rPr>
          <w:rFonts w:hint="eastAsia"/>
          <w:lang w:val="en-US" w:eastAsia="zh-CN"/>
        </w:rPr>
        <w:instrText xml:space="preserve"> REF _Ref5024 \r \h </w:instrText>
      </w:r>
      <w:r>
        <w:rPr>
          <w:rFonts w:hint="eastAsia"/>
          <w:lang w:val="en-US" w:eastAsia="zh-CN"/>
        </w:rPr>
        <w:fldChar w:fldCharType="separate"/>
      </w:r>
      <w:r>
        <w:rPr>
          <w:rFonts w:hint="eastAsia"/>
          <w:lang w:val="en-US" w:eastAsia="zh-CN"/>
        </w:rPr>
        <w:t>3.1.1.1</w:t>
      </w:r>
      <w:r>
        <w:rPr>
          <w:rFonts w:hint="eastAsia"/>
          <w:lang w:val="en-US" w:eastAsia="zh-CN"/>
        </w:rPr>
        <w:fldChar w:fldCharType="end"/>
      </w:r>
      <w:r>
        <w:rPr>
          <w:rFonts w:hint="eastAsia"/>
          <w:lang w:val="en-US" w:eastAsia="zh-CN"/>
        </w:rPr>
        <w:t>输入</w:t>
      </w:r>
    </w:p>
    <w:p>
      <w:pPr>
        <w:pStyle w:val="6"/>
        <w:numPr>
          <w:ilvl w:val="4"/>
          <w:numId w:val="13"/>
        </w:numPr>
        <w:bidi w:val="0"/>
        <w:ind w:left="991" w:leftChars="0" w:hanging="991" w:firstLineChars="0"/>
        <w:outlineLvl w:val="9"/>
      </w:pPr>
      <w:r>
        <w:rPr>
          <w:rFonts w:hint="eastAsia"/>
        </w:rPr>
        <w:t>窗口有效性</w:t>
      </w:r>
    </w:p>
    <w:p>
      <w:pPr>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_Toc16869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rFonts w:hint="default" w:eastAsia="宋体"/>
          <w:lang w:val="en-US" w:eastAsia="zh-CN"/>
        </w:rPr>
      </w:pPr>
      <w:r>
        <w:rPr>
          <w:rFonts w:hint="eastAsia"/>
          <w:lang w:val="en-US" w:eastAsia="zh-CN"/>
        </w:rPr>
        <w:t>系统删除对应频道，</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tab/>
      </w:r>
      <w:r>
        <w:rPr>
          <w:rFonts w:hint="eastAsia"/>
          <w:lang w:val="en-US" w:eastAsia="zh-CN"/>
        </w:rPr>
        <w:t xml:space="preserve">员工或用户点击频道中由系统发送的信息中包含的按钮 </w:t>
      </w:r>
    </w:p>
    <w:p>
      <w:pPr>
        <w:pStyle w:val="5"/>
        <w:numPr>
          <w:ilvl w:val="3"/>
          <w:numId w:val="13"/>
        </w:numPr>
        <w:bidi w:val="0"/>
        <w:ind w:left="850" w:leftChars="0" w:hanging="850" w:firstLineChars="0"/>
      </w:pPr>
      <w:r>
        <w:rPr>
          <w:rFonts w:hint="eastAsia"/>
          <w:lang w:val="en-US" w:eastAsia="zh-CN"/>
        </w:rPr>
        <w:t>重开服务单</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重开服务单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ReopenTicket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员工重新提交服务单，继续处理消息。</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10" name="图片 10"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重新开启服务单_状态 1"/>
                    <pic:cNvPicPr>
                      <a:picLocks noChangeAspect="1"/>
                    </pic:cNvPicPr>
                  </pic:nvPicPr>
                  <pic:blipFill>
                    <a:blip r:embed="rId18"/>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重新提交服务单</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重开服务单数据项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4"/>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4"/>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4"/>
              <w:widowControl w:val="0"/>
              <w:bidi w:val="0"/>
              <w:jc w:val="both"/>
              <w:rPr>
                <w:rFonts w:eastAsia="Times New Roman"/>
                <w:color w:val="FF0000"/>
              </w:rPr>
            </w:pPr>
            <w:r>
              <w:rPr>
                <w:rFonts w:hint="eastAsia"/>
                <w:lang w:val="en-US" w:eastAsia="zh-CN"/>
              </w:rPr>
              <w:t>NA</w:t>
            </w:r>
          </w:p>
        </w:tc>
        <w:tc>
          <w:tcPr>
            <w:tcW w:w="2315" w:type="dxa"/>
            <w:vAlign w:val="top"/>
          </w:tcPr>
          <w:p>
            <w:pPr>
              <w:pStyle w:val="34"/>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4"/>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4"/>
              <w:widowControl w:val="0"/>
              <w:bidi w:val="0"/>
              <w:jc w:val="both"/>
              <w:rPr>
                <w:rFonts w:eastAsia="Times New Roman"/>
                <w:color w:val="FF0000"/>
              </w:rPr>
            </w:pPr>
            <w:r>
              <w:rPr>
                <w:rFonts w:hint="eastAsia"/>
                <w:lang w:val="en-US" w:eastAsia="zh-CN"/>
              </w:rPr>
              <w:t>NA</w:t>
            </w:r>
          </w:p>
        </w:tc>
        <w:tc>
          <w:tcPr>
            <w:tcW w:w="375" w:type="dxa"/>
            <w:vAlign w:val="top"/>
          </w:tcPr>
          <w:p>
            <w:pPr>
              <w:pStyle w:val="34"/>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4"/>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4"/>
              <w:widowControl w:val="0"/>
              <w:bidi w:val="0"/>
              <w:jc w:val="both"/>
              <w:rPr>
                <w:rFonts w:eastAsia="Times New Roman"/>
                <w:color w:val="FF0000"/>
              </w:rPr>
            </w:pPr>
            <w:r>
              <w:rPr>
                <w:rFonts w:hint="eastAsia"/>
                <w:lang w:val="en-US" w:eastAsia="zh-CN"/>
              </w:rPr>
              <w:t>系统输入</w:t>
            </w:r>
          </w:p>
        </w:tc>
        <w:tc>
          <w:tcPr>
            <w:tcW w:w="360"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eastAsia"/>
                <w:lang w:val="en-US" w:eastAsia="zh-CN"/>
              </w:rPr>
            </w:pPr>
            <w:r>
              <w:rPr>
                <w:rFonts w:hint="eastAsia"/>
                <w:lang w:val="en-US" w:eastAsia="zh-CN"/>
              </w:rPr>
              <w:t>服务单状态</w:t>
            </w:r>
          </w:p>
        </w:tc>
        <w:tc>
          <w:tcPr>
            <w:tcW w:w="675" w:type="dxa"/>
            <w:vAlign w:val="top"/>
          </w:tcPr>
          <w:p>
            <w:pPr>
              <w:pStyle w:val="34"/>
              <w:widowControl w:val="0"/>
              <w:bidi w:val="0"/>
              <w:jc w:val="both"/>
              <w:rPr>
                <w:rFonts w:hint="eastAsia"/>
              </w:rPr>
            </w:pPr>
            <w:r>
              <w:rPr>
                <w:rFonts w:hint="eastAsia"/>
              </w:rPr>
              <w:t>整型</w:t>
            </w:r>
          </w:p>
        </w:tc>
        <w:tc>
          <w:tcPr>
            <w:tcW w:w="648" w:type="dxa"/>
            <w:vAlign w:val="top"/>
          </w:tcPr>
          <w:p>
            <w:pPr>
              <w:pStyle w:val="34"/>
              <w:widowControl w:val="0"/>
              <w:bidi w:val="0"/>
              <w:jc w:val="both"/>
              <w:rPr>
                <w:rFonts w:hint="eastAsia"/>
              </w:rPr>
            </w:pPr>
            <w:r>
              <w:rPr>
                <w:rFonts w:hint="eastAsia"/>
              </w:rPr>
              <w:t>NA</w:t>
            </w:r>
          </w:p>
        </w:tc>
        <w:tc>
          <w:tcPr>
            <w:tcW w:w="735" w:type="dxa"/>
            <w:vAlign w:val="top"/>
          </w:tcPr>
          <w:p>
            <w:pPr>
              <w:pStyle w:val="34"/>
              <w:widowControl w:val="0"/>
              <w:bidi w:val="0"/>
              <w:jc w:val="both"/>
              <w:rPr>
                <w:rFonts w:hint="eastAsia"/>
              </w:rPr>
            </w:pPr>
            <w:r>
              <w:rPr>
                <w:rFonts w:hint="eastAsia"/>
              </w:rPr>
              <w:t>NA</w:t>
            </w:r>
          </w:p>
        </w:tc>
        <w:tc>
          <w:tcPr>
            <w:tcW w:w="2315" w:type="dxa"/>
            <w:vAlign w:val="top"/>
          </w:tcPr>
          <w:p>
            <w:pPr>
              <w:pStyle w:val="34"/>
              <w:widowControl w:val="0"/>
              <w:bidi w:val="0"/>
              <w:jc w:val="both"/>
              <w:rPr>
                <w:rFonts w:hint="eastAsia"/>
              </w:rPr>
            </w:pPr>
            <w:r>
              <w:rPr>
                <w:rFonts w:hint="eastAsia"/>
              </w:rPr>
              <w:t>^[1-9]\d*$</w:t>
            </w:r>
          </w:p>
        </w:tc>
        <w:tc>
          <w:tcPr>
            <w:tcW w:w="675" w:type="dxa"/>
            <w:vAlign w:val="top"/>
          </w:tcPr>
          <w:p>
            <w:pPr>
              <w:pStyle w:val="34"/>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4"/>
              <w:widowControl w:val="0"/>
              <w:bidi w:val="0"/>
              <w:jc w:val="both"/>
              <w:rPr>
                <w:rFonts w:hint="eastAsia"/>
              </w:rPr>
            </w:pPr>
            <w:r>
              <w:rPr>
                <w:rFonts w:hint="eastAsia"/>
              </w:rPr>
              <w:t>NA</w:t>
            </w:r>
          </w:p>
        </w:tc>
        <w:tc>
          <w:tcPr>
            <w:tcW w:w="375" w:type="dxa"/>
            <w:vAlign w:val="top"/>
          </w:tcPr>
          <w:p>
            <w:pPr>
              <w:pStyle w:val="34"/>
              <w:widowControl w:val="0"/>
              <w:bidi w:val="0"/>
              <w:jc w:val="both"/>
              <w:rPr>
                <w:rFonts w:hint="eastAsia"/>
              </w:rPr>
            </w:pPr>
            <w:r>
              <w:rPr>
                <w:rFonts w:hint="eastAsia"/>
                <w:lang w:val="en-US" w:eastAsia="zh-CN"/>
              </w:rPr>
              <w:t>1</w:t>
            </w:r>
          </w:p>
        </w:tc>
        <w:tc>
          <w:tcPr>
            <w:tcW w:w="708" w:type="dxa"/>
            <w:vAlign w:val="top"/>
          </w:tcPr>
          <w:p>
            <w:pPr>
              <w:pStyle w:val="34"/>
              <w:widowControl w:val="0"/>
              <w:bidi w:val="0"/>
              <w:jc w:val="both"/>
              <w:rPr>
                <w:rFonts w:hint="eastAsia"/>
              </w:rPr>
            </w:pPr>
            <w:r>
              <w:rPr>
                <w:rFonts w:hint="eastAsia" w:cs="Times New Roman"/>
                <w:sz w:val="21"/>
                <w:lang w:val="en-US" w:eastAsia="zh-CN" w:bidi="ar-SA"/>
              </w:rPr>
              <w:t>否</w:t>
            </w:r>
          </w:p>
        </w:tc>
        <w:tc>
          <w:tcPr>
            <w:tcW w:w="707" w:type="dxa"/>
            <w:vAlign w:val="top"/>
          </w:tcPr>
          <w:p>
            <w:pPr>
              <w:pStyle w:val="34"/>
              <w:widowControl w:val="0"/>
              <w:bidi w:val="0"/>
              <w:jc w:val="both"/>
              <w:rPr>
                <w:rFonts w:hint="eastAsia"/>
                <w:lang w:val="en-US" w:eastAsia="zh-CN"/>
              </w:rPr>
            </w:pPr>
            <w:r>
              <w:rPr>
                <w:rFonts w:hint="eastAsia"/>
                <w:lang w:val="en-US" w:eastAsia="zh-CN"/>
              </w:rPr>
              <w:t>系统输出</w:t>
            </w:r>
          </w:p>
        </w:tc>
        <w:tc>
          <w:tcPr>
            <w:tcW w:w="360"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_Ref1945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pPr>
      <w:r>
        <w:rPr>
          <w:rFonts w:hint="eastAsia"/>
        </w:rPr>
        <w:t>层叠</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系统在频道中发送提示消息，标识服务单已经被重开。</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员工点击“重新开启服务单”按钮。</w:t>
      </w:r>
    </w:p>
    <w:p>
      <w:pPr>
        <w:pStyle w:val="5"/>
        <w:numPr>
          <w:ilvl w:val="3"/>
          <w:numId w:val="13"/>
        </w:numPr>
        <w:bidi w:val="0"/>
        <w:ind w:left="850" w:leftChars="0" w:hanging="850" w:firstLineChars="0"/>
      </w:pPr>
      <w:r>
        <w:rPr>
          <w:rFonts w:hint="eastAsia"/>
          <w:lang w:val="en-US" w:eastAsia="zh-CN"/>
        </w:rPr>
        <w:t>删除服务单</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删除服务单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DeleteTicket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员工重新提交服务单，继续处理消息。</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3" name="图片 3"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重新开启服务单_状态 1"/>
                    <pic:cNvPicPr>
                      <a:picLocks noChangeAspect="1"/>
                    </pic:cNvPicPr>
                  </pic:nvPicPr>
                  <pic:blipFill>
                    <a:blip r:embed="rId18"/>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重新提交服务单</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eastAsia="zh-CN"/>
        </w:rPr>
        <w:t xml:space="preserve"> </w:t>
      </w:r>
      <w:r>
        <w:rPr>
          <w:rFonts w:hint="eastAsia"/>
          <w:lang w:val="en-US" w:eastAsia="zh-CN"/>
        </w:rPr>
        <w:t>删除</w:t>
      </w:r>
      <w:r>
        <w:rPr>
          <w:rFonts w:hint="eastAsia"/>
          <w:lang w:eastAsia="zh-CN"/>
        </w:rPr>
        <w:t>服务单数据项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4"/>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4"/>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4"/>
              <w:widowControl w:val="0"/>
              <w:bidi w:val="0"/>
              <w:jc w:val="both"/>
              <w:rPr>
                <w:rFonts w:eastAsia="Times New Roman"/>
                <w:color w:val="FF0000"/>
              </w:rPr>
            </w:pPr>
            <w:r>
              <w:rPr>
                <w:rFonts w:hint="eastAsia"/>
                <w:lang w:val="en-US" w:eastAsia="zh-CN"/>
              </w:rPr>
              <w:t>NA</w:t>
            </w:r>
          </w:p>
        </w:tc>
        <w:tc>
          <w:tcPr>
            <w:tcW w:w="2315" w:type="dxa"/>
            <w:vAlign w:val="top"/>
          </w:tcPr>
          <w:p>
            <w:pPr>
              <w:pStyle w:val="34"/>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4"/>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4"/>
              <w:widowControl w:val="0"/>
              <w:bidi w:val="0"/>
              <w:jc w:val="both"/>
              <w:rPr>
                <w:rFonts w:eastAsia="Times New Roman"/>
                <w:color w:val="FF0000"/>
              </w:rPr>
            </w:pPr>
            <w:r>
              <w:rPr>
                <w:rFonts w:hint="eastAsia"/>
                <w:lang w:val="en-US" w:eastAsia="zh-CN"/>
              </w:rPr>
              <w:t>NA</w:t>
            </w:r>
          </w:p>
        </w:tc>
        <w:tc>
          <w:tcPr>
            <w:tcW w:w="375" w:type="dxa"/>
            <w:vAlign w:val="top"/>
          </w:tcPr>
          <w:p>
            <w:pPr>
              <w:pStyle w:val="34"/>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4"/>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4"/>
              <w:widowControl w:val="0"/>
              <w:bidi w:val="0"/>
              <w:jc w:val="both"/>
              <w:rPr>
                <w:rFonts w:eastAsia="Times New Roman"/>
                <w:color w:val="FF0000"/>
              </w:rPr>
            </w:pPr>
            <w:r>
              <w:rPr>
                <w:rFonts w:hint="eastAsia"/>
                <w:lang w:val="en-US" w:eastAsia="zh-CN"/>
              </w:rPr>
              <w:t>系统输入</w:t>
            </w:r>
          </w:p>
        </w:tc>
        <w:tc>
          <w:tcPr>
            <w:tcW w:w="360"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eastAsia"/>
                <w:lang w:val="en-US" w:eastAsia="zh-CN"/>
              </w:rPr>
            </w:pPr>
            <w:r>
              <w:rPr>
                <w:rFonts w:hint="eastAsia"/>
                <w:lang w:val="en-US" w:eastAsia="zh-CN"/>
              </w:rPr>
              <w:t>服务单状态</w:t>
            </w:r>
          </w:p>
        </w:tc>
        <w:tc>
          <w:tcPr>
            <w:tcW w:w="675" w:type="dxa"/>
            <w:vAlign w:val="top"/>
          </w:tcPr>
          <w:p>
            <w:pPr>
              <w:pStyle w:val="34"/>
              <w:widowControl w:val="0"/>
              <w:bidi w:val="0"/>
              <w:jc w:val="both"/>
              <w:rPr>
                <w:rFonts w:hint="eastAsia"/>
              </w:rPr>
            </w:pPr>
            <w:r>
              <w:rPr>
                <w:rFonts w:hint="eastAsia"/>
              </w:rPr>
              <w:t>整型</w:t>
            </w:r>
          </w:p>
        </w:tc>
        <w:tc>
          <w:tcPr>
            <w:tcW w:w="648" w:type="dxa"/>
            <w:vAlign w:val="top"/>
          </w:tcPr>
          <w:p>
            <w:pPr>
              <w:pStyle w:val="34"/>
              <w:widowControl w:val="0"/>
              <w:bidi w:val="0"/>
              <w:jc w:val="both"/>
              <w:rPr>
                <w:rFonts w:hint="eastAsia"/>
              </w:rPr>
            </w:pPr>
            <w:r>
              <w:rPr>
                <w:rFonts w:hint="eastAsia"/>
              </w:rPr>
              <w:t>NA</w:t>
            </w:r>
          </w:p>
        </w:tc>
        <w:tc>
          <w:tcPr>
            <w:tcW w:w="735" w:type="dxa"/>
            <w:vAlign w:val="top"/>
          </w:tcPr>
          <w:p>
            <w:pPr>
              <w:pStyle w:val="34"/>
              <w:widowControl w:val="0"/>
              <w:bidi w:val="0"/>
              <w:jc w:val="both"/>
              <w:rPr>
                <w:rFonts w:hint="eastAsia"/>
              </w:rPr>
            </w:pPr>
            <w:r>
              <w:rPr>
                <w:rFonts w:hint="eastAsia"/>
              </w:rPr>
              <w:t>NA</w:t>
            </w:r>
          </w:p>
        </w:tc>
        <w:tc>
          <w:tcPr>
            <w:tcW w:w="2315" w:type="dxa"/>
            <w:vAlign w:val="top"/>
          </w:tcPr>
          <w:p>
            <w:pPr>
              <w:pStyle w:val="34"/>
              <w:widowControl w:val="0"/>
              <w:bidi w:val="0"/>
              <w:jc w:val="both"/>
              <w:rPr>
                <w:rFonts w:hint="eastAsia"/>
              </w:rPr>
            </w:pPr>
            <w:r>
              <w:rPr>
                <w:rFonts w:hint="eastAsia"/>
              </w:rPr>
              <w:t>^[1-9]\d*$</w:t>
            </w:r>
          </w:p>
        </w:tc>
        <w:tc>
          <w:tcPr>
            <w:tcW w:w="675" w:type="dxa"/>
            <w:vAlign w:val="top"/>
          </w:tcPr>
          <w:p>
            <w:pPr>
              <w:pStyle w:val="34"/>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4"/>
              <w:widowControl w:val="0"/>
              <w:bidi w:val="0"/>
              <w:jc w:val="both"/>
              <w:rPr>
                <w:rFonts w:hint="eastAsia"/>
              </w:rPr>
            </w:pPr>
            <w:r>
              <w:rPr>
                <w:rFonts w:hint="eastAsia"/>
              </w:rPr>
              <w:t>NA</w:t>
            </w:r>
          </w:p>
        </w:tc>
        <w:tc>
          <w:tcPr>
            <w:tcW w:w="375" w:type="dxa"/>
            <w:vAlign w:val="top"/>
          </w:tcPr>
          <w:p>
            <w:pPr>
              <w:pStyle w:val="34"/>
              <w:widowControl w:val="0"/>
              <w:bidi w:val="0"/>
              <w:jc w:val="both"/>
              <w:rPr>
                <w:rFonts w:hint="eastAsia"/>
              </w:rPr>
            </w:pPr>
            <w:r>
              <w:rPr>
                <w:rFonts w:hint="eastAsia"/>
                <w:lang w:val="en-US" w:eastAsia="zh-CN"/>
              </w:rPr>
              <w:t>1</w:t>
            </w:r>
          </w:p>
        </w:tc>
        <w:tc>
          <w:tcPr>
            <w:tcW w:w="708" w:type="dxa"/>
            <w:vAlign w:val="top"/>
          </w:tcPr>
          <w:p>
            <w:pPr>
              <w:pStyle w:val="34"/>
              <w:widowControl w:val="0"/>
              <w:bidi w:val="0"/>
              <w:jc w:val="both"/>
              <w:rPr>
                <w:rFonts w:hint="eastAsia"/>
              </w:rPr>
            </w:pPr>
            <w:r>
              <w:rPr>
                <w:rFonts w:hint="eastAsia" w:cs="Times New Roman"/>
                <w:sz w:val="21"/>
                <w:lang w:val="en-US" w:eastAsia="zh-CN" w:bidi="ar-SA"/>
              </w:rPr>
              <w:t>否</w:t>
            </w:r>
          </w:p>
        </w:tc>
        <w:tc>
          <w:tcPr>
            <w:tcW w:w="707" w:type="dxa"/>
            <w:vAlign w:val="top"/>
          </w:tcPr>
          <w:p>
            <w:pPr>
              <w:pStyle w:val="34"/>
              <w:widowControl w:val="0"/>
              <w:bidi w:val="0"/>
              <w:jc w:val="both"/>
              <w:rPr>
                <w:rFonts w:hint="eastAsia"/>
                <w:lang w:val="en-US" w:eastAsia="zh-CN"/>
              </w:rPr>
            </w:pPr>
            <w:r>
              <w:rPr>
                <w:rFonts w:hint="eastAsia"/>
                <w:lang w:val="en-US" w:eastAsia="zh-CN"/>
              </w:rPr>
              <w:t>系统输出</w:t>
            </w:r>
          </w:p>
        </w:tc>
        <w:tc>
          <w:tcPr>
            <w:tcW w:w="360"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将作为关闭服务单功能的输入。</w:t>
      </w:r>
    </w:p>
    <w:p>
      <w:pPr>
        <w:pStyle w:val="6"/>
        <w:numPr>
          <w:ilvl w:val="4"/>
          <w:numId w:val="13"/>
        </w:numPr>
        <w:bidi w:val="0"/>
        <w:ind w:left="991" w:leftChars="0" w:hanging="991" w:firstLineChars="0"/>
        <w:outlineLvl w:val="9"/>
      </w:pPr>
      <w:r>
        <w:rPr>
          <w:rFonts w:hint="eastAsia"/>
        </w:rPr>
        <w:t>窗口布局</w:t>
      </w:r>
    </w:p>
    <w:p>
      <w:pPr>
        <w:bidi w:val="0"/>
      </w:pPr>
      <w:r>
        <w:rPr>
          <w:rFonts w:hint="eastAsia"/>
        </w:rPr>
        <w:t>层叠</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系统在弹窗提示服务单已经被删除。</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员工点击“删除服务单”按钮执行。</w:t>
      </w:r>
    </w:p>
    <w:p>
      <w:pPr>
        <w:pStyle w:val="4"/>
        <w:numPr>
          <w:ilvl w:val="2"/>
          <w:numId w:val="13"/>
        </w:numPr>
        <w:bidi w:val="0"/>
        <w:rPr>
          <w:rFonts w:hint="default"/>
          <w:lang w:val="en-US" w:eastAsia="zh-CN"/>
        </w:rPr>
      </w:pPr>
      <w:bookmarkStart w:id="77" w:name="_Toc3285"/>
      <w:r>
        <w:rPr>
          <w:rFonts w:hint="eastAsia"/>
          <w:lang w:val="en-US" w:eastAsia="zh-CN"/>
        </w:rPr>
        <w:t>用户相关的界面</w:t>
      </w:r>
      <w:bookmarkEnd w:id="77"/>
    </w:p>
    <w:p>
      <w:pPr>
        <w:pStyle w:val="5"/>
        <w:numPr>
          <w:ilvl w:val="3"/>
          <w:numId w:val="13"/>
        </w:numPr>
        <w:bidi w:val="0"/>
        <w:ind w:left="850" w:leftChars="0" w:hanging="850" w:firstLineChars="0"/>
        <w:rPr>
          <w:rFonts w:hint="default"/>
          <w:lang w:val="en-US" w:eastAsia="zh-CN"/>
        </w:rPr>
      </w:pPr>
      <w:r>
        <w:rPr>
          <w:rFonts w:hint="eastAsia"/>
          <w:lang w:val="en-US" w:eastAsia="zh-CN"/>
        </w:rPr>
        <w:t>服务评价</w:t>
      </w:r>
    </w:p>
    <w:p>
      <w:pPr>
        <w:pStyle w:val="6"/>
        <w:numPr>
          <w:ilvl w:val="4"/>
          <w:numId w:val="13"/>
        </w:numPr>
        <w:bidi w:val="0"/>
        <w:ind w:left="991" w:leftChars="0" w:hanging="991" w:firstLineChars="0"/>
        <w:outlineLvl w:val="9"/>
      </w:pPr>
      <w:r>
        <w:rPr>
          <w:rFonts w:hint="eastAsia"/>
        </w:rPr>
        <w:t>窗口标题：</w:t>
      </w:r>
    </w:p>
    <w:p>
      <w:pPr>
        <w:bidi w:val="0"/>
        <w:rPr>
          <w:rFonts w:hint="default" w:eastAsia="MS Mincho"/>
          <w:lang w:val="en-US" w:eastAsia="ja-JP"/>
        </w:rPr>
      </w:pPr>
      <w:r>
        <w:rPr>
          <w:rFonts w:hint="default" w:eastAsia="宋体"/>
          <w:lang w:val="en-US" w:eastAsia="zh-CN"/>
        </w:rPr>
        <w:t>易生活客服服务系统</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Feedback</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用户评价客服，给予企业反馈。</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rPr>
          <w:rFonts w:hint="eastAsia" w:eastAsia="黑体"/>
          <w:lang w:eastAsia="zh-CN"/>
        </w:rPr>
        <w:drawing>
          <wp:inline distT="0" distB="0" distL="114300" distR="114300">
            <wp:extent cx="5266690" cy="3745230"/>
            <wp:effectExtent l="0" t="0" r="10160" b="7620"/>
            <wp:docPr id="17" name="图片 17" descr="评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评价服务单_状态 1"/>
                    <pic:cNvPicPr>
                      <a:picLocks noChangeAspect="1"/>
                    </pic:cNvPicPr>
                  </pic:nvPicPr>
                  <pic:blipFill>
                    <a:blip r:embed="rId19"/>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w:t>
      </w:r>
      <w:r>
        <w:rPr>
          <w:rFonts w:hint="eastAsia"/>
          <w:lang w:val="en-US" w:eastAsia="zh-CN"/>
        </w:rPr>
        <w:t>服务评价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eastAsia="zh-CN"/>
        </w:rPr>
        <w:t xml:space="preserve"> 服务评价数据项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FF0000"/>
                <w:lang w:val="en-US" w:eastAsia="zh-CN"/>
              </w:rPr>
            </w:pPr>
            <w:r>
              <w:rPr>
                <w:rFonts w:hint="eastAsia" w:cs="Times New Roman"/>
                <w:sz w:val="21"/>
                <w:lang w:val="en-US" w:eastAsia="zh-CN" w:bidi="ar-SA"/>
              </w:rPr>
              <w:t>服务单ID</w:t>
            </w:r>
          </w:p>
        </w:tc>
        <w:tc>
          <w:tcPr>
            <w:tcW w:w="778" w:type="dxa"/>
            <w:vAlign w:val="top"/>
          </w:tcPr>
          <w:p>
            <w:pPr>
              <w:pStyle w:val="34"/>
              <w:widowControl w:val="0"/>
              <w:bidi w:val="0"/>
              <w:jc w:val="both"/>
              <w:rPr>
                <w:rFonts w:eastAsia="Times New Roman"/>
                <w:color w:val="FF0000"/>
              </w:rPr>
            </w:pPr>
            <w:r>
              <w:rPr>
                <w:rFonts w:hint="eastAsia" w:cs="Times New Roman"/>
                <w:sz w:val="21"/>
                <w:lang w:val="en-US" w:eastAsia="zh-CN" w:bidi="ar-SA"/>
              </w:rPr>
              <w:t>字符串</w:t>
            </w:r>
          </w:p>
        </w:tc>
        <w:tc>
          <w:tcPr>
            <w:tcW w:w="545" w:type="dxa"/>
            <w:vAlign w:val="top"/>
          </w:tcPr>
          <w:p>
            <w:pPr>
              <w:pStyle w:val="34"/>
              <w:widowControl w:val="0"/>
              <w:bidi w:val="0"/>
              <w:jc w:val="both"/>
              <w:rPr>
                <w:rFonts w:eastAsia="Times New Roman"/>
                <w:color w:val="FF0000"/>
              </w:rPr>
            </w:pPr>
            <w:r>
              <w:rPr>
                <w:rFonts w:hint="eastAsia" w:cs="Times New Roman"/>
                <w:sz w:val="21"/>
                <w:lang w:val="en-US" w:eastAsia="zh-CN" w:bidi="ar-SA"/>
              </w:rPr>
              <w:t>NA</w:t>
            </w:r>
          </w:p>
        </w:tc>
        <w:tc>
          <w:tcPr>
            <w:tcW w:w="707" w:type="dxa"/>
            <w:vAlign w:val="top"/>
          </w:tcPr>
          <w:p>
            <w:pPr>
              <w:pStyle w:val="34"/>
              <w:widowControl w:val="0"/>
              <w:bidi w:val="0"/>
              <w:jc w:val="both"/>
              <w:rPr>
                <w:rFonts w:eastAsia="Times New Roman"/>
                <w:color w:val="FF0000"/>
              </w:rPr>
            </w:pPr>
            <w:r>
              <w:rPr>
                <w:rFonts w:hint="eastAsia"/>
                <w:lang w:val="en-US" w:eastAsia="zh-CN"/>
              </w:rPr>
              <w:t>NA</w:t>
            </w:r>
          </w:p>
        </w:tc>
        <w:tc>
          <w:tcPr>
            <w:tcW w:w="2343" w:type="dxa"/>
            <w:vAlign w:val="top"/>
          </w:tcPr>
          <w:p>
            <w:pPr>
              <w:pStyle w:val="34"/>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4"/>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4"/>
              <w:widowControl w:val="0"/>
              <w:bidi w:val="0"/>
              <w:jc w:val="both"/>
              <w:rPr>
                <w:rFonts w:eastAsia="Times New Roman"/>
                <w:color w:val="FF0000"/>
              </w:rPr>
            </w:pPr>
            <w:r>
              <w:rPr>
                <w:rFonts w:hint="eastAsia"/>
                <w:lang w:val="en-US" w:eastAsia="zh-CN"/>
              </w:rPr>
              <w:t>NA</w:t>
            </w:r>
          </w:p>
        </w:tc>
        <w:tc>
          <w:tcPr>
            <w:tcW w:w="375" w:type="dxa"/>
            <w:vAlign w:val="top"/>
          </w:tcPr>
          <w:p>
            <w:pPr>
              <w:pStyle w:val="34"/>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4"/>
              <w:widowControl w:val="0"/>
              <w:bidi w:val="0"/>
              <w:jc w:val="both"/>
              <w:rPr>
                <w:rFonts w:hint="eastAsia" w:eastAsia="宋体"/>
                <w:color w:val="auto"/>
                <w:lang w:val="en-US" w:eastAsia="zh-CN"/>
              </w:rPr>
            </w:pPr>
            <w:r>
              <w:rPr>
                <w:rFonts w:hint="eastAsia" w:cs="Times New Roman"/>
                <w:sz w:val="21"/>
                <w:lang w:val="en-US" w:eastAsia="zh-CN" w:bidi="ar-SA"/>
              </w:rPr>
              <w:t>否</w:t>
            </w:r>
          </w:p>
        </w:tc>
        <w:tc>
          <w:tcPr>
            <w:tcW w:w="707" w:type="dxa"/>
            <w:vAlign w:val="top"/>
          </w:tcPr>
          <w:p>
            <w:pPr>
              <w:pStyle w:val="34"/>
              <w:widowControl w:val="0"/>
              <w:bidi w:val="0"/>
              <w:jc w:val="both"/>
              <w:rPr>
                <w:rFonts w:eastAsia="Times New Roman"/>
                <w:color w:val="FF0000"/>
              </w:rPr>
            </w:pPr>
            <w:r>
              <w:rPr>
                <w:rFonts w:hint="eastAsia"/>
                <w:lang w:val="en-US" w:eastAsia="zh-CN"/>
              </w:rPr>
              <w:t>系统输出</w:t>
            </w:r>
          </w:p>
        </w:tc>
        <w:tc>
          <w:tcPr>
            <w:tcW w:w="360"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auto"/>
                <w:lang w:val="en-US" w:eastAsia="zh-CN"/>
              </w:rPr>
            </w:pPr>
            <w:r>
              <w:rPr>
                <w:rFonts w:hint="eastAsia"/>
                <w:color w:val="auto"/>
                <w:lang w:val="en-US" w:eastAsia="zh-CN"/>
              </w:rPr>
              <w:t>评价信息</w:t>
            </w:r>
          </w:p>
        </w:tc>
        <w:tc>
          <w:tcPr>
            <w:tcW w:w="778" w:type="dxa"/>
            <w:vAlign w:val="top"/>
          </w:tcPr>
          <w:p>
            <w:pPr>
              <w:pStyle w:val="34"/>
              <w:widowControl w:val="0"/>
              <w:bidi w:val="0"/>
              <w:jc w:val="both"/>
              <w:rPr>
                <w:rFonts w:eastAsia="Times New Roman"/>
                <w:color w:val="FF0000"/>
              </w:rPr>
            </w:pPr>
            <w:r>
              <w:rPr>
                <w:rFonts w:hint="eastAsia"/>
              </w:rPr>
              <w:t>字符串</w:t>
            </w:r>
          </w:p>
        </w:tc>
        <w:tc>
          <w:tcPr>
            <w:tcW w:w="545" w:type="dxa"/>
            <w:vAlign w:val="top"/>
          </w:tcPr>
          <w:p>
            <w:pPr>
              <w:pStyle w:val="34"/>
              <w:widowControl w:val="0"/>
              <w:bidi w:val="0"/>
              <w:jc w:val="both"/>
              <w:rPr>
                <w:rFonts w:eastAsia="Times New Roman"/>
                <w:color w:val="FF0000"/>
              </w:rPr>
            </w:pPr>
            <w:r>
              <w:rPr>
                <w:rFonts w:hint="eastAsia"/>
              </w:rPr>
              <w:t>NA</w:t>
            </w:r>
          </w:p>
        </w:tc>
        <w:tc>
          <w:tcPr>
            <w:tcW w:w="707" w:type="dxa"/>
            <w:vAlign w:val="top"/>
          </w:tcPr>
          <w:p>
            <w:pPr>
              <w:pStyle w:val="34"/>
              <w:widowControl w:val="0"/>
              <w:bidi w:val="0"/>
              <w:jc w:val="both"/>
              <w:rPr>
                <w:rFonts w:eastAsia="Times New Roman"/>
                <w:color w:val="FF0000"/>
              </w:rPr>
            </w:pPr>
            <w:r>
              <w:rPr>
                <w:rFonts w:hint="eastAsia"/>
              </w:rPr>
              <w:t>NA</w:t>
            </w:r>
          </w:p>
        </w:tc>
        <w:tc>
          <w:tcPr>
            <w:tcW w:w="2343" w:type="dxa"/>
            <w:vAlign w:val="top"/>
          </w:tcPr>
          <w:p>
            <w:pPr>
              <w:pStyle w:val="34"/>
              <w:widowControl w:val="0"/>
              <w:bidi w:val="0"/>
              <w:jc w:val="both"/>
              <w:rPr>
                <w:rFonts w:eastAsia="Times New Roman"/>
                <w:color w:val="FF0000"/>
              </w:rPr>
            </w:pPr>
            <w:r>
              <w:rPr>
                <w:rFonts w:hint="eastAsia"/>
              </w:rPr>
              <w:t>^[0-9a-zA-Z]{1,</w:t>
            </w:r>
            <w:r>
              <w:rPr>
                <w:rFonts w:hint="eastAsia"/>
                <w:lang w:val="en-US" w:eastAsia="zh-CN"/>
              </w:rPr>
              <w:t>20</w:t>
            </w:r>
            <w:r>
              <w:rPr>
                <w:rFonts w:hint="eastAsia"/>
              </w:rPr>
              <w:t>}$</w:t>
            </w:r>
          </w:p>
        </w:tc>
        <w:tc>
          <w:tcPr>
            <w:tcW w:w="675" w:type="dxa"/>
            <w:vAlign w:val="top"/>
          </w:tcPr>
          <w:p>
            <w:pPr>
              <w:pStyle w:val="34"/>
              <w:widowControl w:val="0"/>
              <w:bidi w:val="0"/>
              <w:jc w:val="both"/>
              <w:rPr>
                <w:rFonts w:eastAsia="Times New Roman"/>
                <w:color w:val="FF0000"/>
              </w:rPr>
            </w:pPr>
            <w:r>
              <w:rPr>
                <w:rFonts w:hint="eastAsia"/>
                <w:lang w:val="en-US" w:eastAsia="zh-CN"/>
              </w:rPr>
              <w:t>20</w:t>
            </w:r>
            <w:r>
              <w:rPr>
                <w:rFonts w:hint="eastAsia"/>
              </w:rPr>
              <w:t>字</w:t>
            </w:r>
          </w:p>
        </w:tc>
        <w:tc>
          <w:tcPr>
            <w:tcW w:w="642" w:type="dxa"/>
            <w:vAlign w:val="top"/>
          </w:tcPr>
          <w:p>
            <w:pPr>
              <w:pStyle w:val="34"/>
              <w:widowControl w:val="0"/>
              <w:bidi w:val="0"/>
              <w:jc w:val="both"/>
              <w:rPr>
                <w:rFonts w:eastAsia="Times New Roman"/>
                <w:color w:val="FF0000"/>
              </w:rPr>
            </w:pPr>
            <w:r>
              <w:rPr>
                <w:rFonts w:hint="eastAsia"/>
              </w:rPr>
              <w:t>NA</w:t>
            </w:r>
          </w:p>
        </w:tc>
        <w:tc>
          <w:tcPr>
            <w:tcW w:w="375" w:type="dxa"/>
            <w:vAlign w:val="top"/>
          </w:tcPr>
          <w:p>
            <w:pPr>
              <w:pStyle w:val="34"/>
              <w:widowControl w:val="0"/>
              <w:bidi w:val="0"/>
              <w:jc w:val="both"/>
              <w:rPr>
                <w:rFonts w:eastAsia="Times New Roman"/>
                <w:color w:val="FF0000"/>
              </w:rPr>
            </w:pPr>
            <w:r>
              <w:rPr>
                <w:rFonts w:hint="eastAsia"/>
              </w:rPr>
              <w:t>无</w:t>
            </w:r>
          </w:p>
        </w:tc>
        <w:tc>
          <w:tcPr>
            <w:tcW w:w="708" w:type="dxa"/>
            <w:vAlign w:val="top"/>
          </w:tcPr>
          <w:p>
            <w:pPr>
              <w:pStyle w:val="34"/>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4"/>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系统弹出对话框，标识评价已被接受。</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r>
        <w:rPr>
          <w:rFonts w:hint="eastAsia"/>
          <w:lang w:val="en-US" w:eastAsia="zh-CN"/>
        </w:rPr>
        <w:t>投诉服务</w:t>
      </w:r>
      <w:r>
        <w:rPr>
          <w:rFonts w:hint="eastAsia"/>
          <w:lang w:val="en-US" w:eastAsia="zh-CN"/>
        </w:rPr>
        <w:tab/>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投诉服务</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Complaints</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用户对企业阐明客服人员工作的缺点，或客服流程中令自己不满的地方，给予企业反馈。企业可以据此做出业务流程的改良、人员重新培训或作为绩效评议的依据。一般而言只有企业管理人员能够看到投诉信息。</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68595" cy="3736975"/>
            <wp:effectExtent l="0" t="0" r="8255" b="15875"/>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20"/>
                    <a:stretch>
                      <a:fillRect/>
                    </a:stretch>
                  </pic:blipFill>
                  <pic:spPr>
                    <a:xfrm>
                      <a:off x="0" y="0"/>
                      <a:ext cx="5268595" cy="373697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w:t>
      </w:r>
      <w:r>
        <w:rPr>
          <w:rFonts w:hint="eastAsia"/>
          <w:lang w:val="en-US" w:eastAsia="zh-CN"/>
        </w:rPr>
        <w:t>投诉服务</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eastAsia="zh-CN"/>
        </w:rPr>
        <w:t xml:space="preserve"> 投诉服务数据项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企业ID</w:t>
            </w:r>
          </w:p>
        </w:tc>
        <w:tc>
          <w:tcPr>
            <w:tcW w:w="778"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eastAsia"/>
                <w:lang w:val="en-US" w:eastAsia="zh-CN"/>
              </w:rPr>
              <w:t>+</w:t>
            </w:r>
            <w:r>
              <w:rPr>
                <w:rFonts w:hint="eastAsia"/>
              </w:rPr>
              <w:t>$</w:t>
            </w:r>
          </w:p>
        </w:tc>
        <w:tc>
          <w:tcPr>
            <w:tcW w:w="675"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07"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auto"/>
                <w:lang w:val="en-US" w:eastAsia="zh-CN"/>
              </w:rPr>
            </w:pPr>
            <w:r>
              <w:rPr>
                <w:rFonts w:hint="eastAsia"/>
                <w:color w:val="auto"/>
                <w:lang w:val="en-US" w:eastAsia="zh-CN"/>
              </w:rPr>
              <w:t>投诉信息</w:t>
            </w:r>
          </w:p>
        </w:tc>
        <w:tc>
          <w:tcPr>
            <w:tcW w:w="778" w:type="dxa"/>
            <w:vAlign w:val="top"/>
          </w:tcPr>
          <w:p>
            <w:pPr>
              <w:pStyle w:val="34"/>
              <w:widowControl w:val="0"/>
              <w:bidi w:val="0"/>
              <w:jc w:val="both"/>
              <w:rPr>
                <w:rFonts w:eastAsia="Times New Roman"/>
                <w:color w:val="FF0000"/>
              </w:rPr>
            </w:pPr>
            <w:r>
              <w:rPr>
                <w:rFonts w:hint="eastAsia"/>
              </w:rPr>
              <w:t>字符串</w:t>
            </w:r>
          </w:p>
        </w:tc>
        <w:tc>
          <w:tcPr>
            <w:tcW w:w="545" w:type="dxa"/>
            <w:vAlign w:val="top"/>
          </w:tcPr>
          <w:p>
            <w:pPr>
              <w:pStyle w:val="34"/>
              <w:widowControl w:val="0"/>
              <w:bidi w:val="0"/>
              <w:jc w:val="both"/>
              <w:rPr>
                <w:rFonts w:eastAsia="Times New Roman"/>
                <w:color w:val="FF0000"/>
              </w:rPr>
            </w:pPr>
            <w:r>
              <w:rPr>
                <w:rFonts w:hint="eastAsia"/>
              </w:rPr>
              <w:t>NA</w:t>
            </w:r>
          </w:p>
        </w:tc>
        <w:tc>
          <w:tcPr>
            <w:tcW w:w="707" w:type="dxa"/>
            <w:vAlign w:val="top"/>
          </w:tcPr>
          <w:p>
            <w:pPr>
              <w:pStyle w:val="34"/>
              <w:widowControl w:val="0"/>
              <w:bidi w:val="0"/>
              <w:jc w:val="both"/>
              <w:rPr>
                <w:rFonts w:eastAsia="Times New Roman"/>
                <w:color w:val="FF0000"/>
              </w:rPr>
            </w:pPr>
            <w:r>
              <w:rPr>
                <w:rFonts w:hint="eastAsia"/>
              </w:rPr>
              <w:t>NA</w:t>
            </w:r>
          </w:p>
        </w:tc>
        <w:tc>
          <w:tcPr>
            <w:tcW w:w="2343" w:type="dxa"/>
            <w:vAlign w:val="top"/>
          </w:tcPr>
          <w:p>
            <w:pPr>
              <w:pStyle w:val="34"/>
              <w:widowControl w:val="0"/>
              <w:bidi w:val="0"/>
              <w:jc w:val="both"/>
              <w:rPr>
                <w:rFonts w:eastAsia="Times New Roman"/>
                <w:color w:val="FF0000"/>
              </w:rPr>
            </w:pPr>
            <w:r>
              <w:rPr>
                <w:rFonts w:hint="eastAsia"/>
              </w:rPr>
              <w:t>^[0-9a-zA-Z\u4e00-\u9fa5]{1,20}$</w:t>
            </w:r>
          </w:p>
        </w:tc>
        <w:tc>
          <w:tcPr>
            <w:tcW w:w="675" w:type="dxa"/>
            <w:vAlign w:val="top"/>
          </w:tcPr>
          <w:p>
            <w:pPr>
              <w:pStyle w:val="34"/>
              <w:widowControl w:val="0"/>
              <w:bidi w:val="0"/>
              <w:jc w:val="both"/>
              <w:rPr>
                <w:rFonts w:eastAsia="Times New Roman"/>
                <w:color w:val="FF0000"/>
              </w:rPr>
            </w:pPr>
            <w:r>
              <w:rPr>
                <w:rFonts w:hint="default"/>
              </w:rPr>
              <w:t>40</w:t>
            </w:r>
            <w:r>
              <w:rPr>
                <w:rFonts w:hint="eastAsia"/>
              </w:rPr>
              <w:t>0字</w:t>
            </w:r>
          </w:p>
        </w:tc>
        <w:tc>
          <w:tcPr>
            <w:tcW w:w="642" w:type="dxa"/>
            <w:vAlign w:val="top"/>
          </w:tcPr>
          <w:p>
            <w:pPr>
              <w:pStyle w:val="34"/>
              <w:widowControl w:val="0"/>
              <w:bidi w:val="0"/>
              <w:jc w:val="both"/>
              <w:rPr>
                <w:rFonts w:eastAsia="Times New Roman"/>
                <w:color w:val="FF0000"/>
              </w:rPr>
            </w:pPr>
            <w:r>
              <w:rPr>
                <w:rFonts w:hint="eastAsia"/>
              </w:rPr>
              <w:t>NA</w:t>
            </w:r>
          </w:p>
        </w:tc>
        <w:tc>
          <w:tcPr>
            <w:tcW w:w="375" w:type="dxa"/>
            <w:vAlign w:val="top"/>
          </w:tcPr>
          <w:p>
            <w:pPr>
              <w:pStyle w:val="34"/>
              <w:widowControl w:val="0"/>
              <w:bidi w:val="0"/>
              <w:jc w:val="both"/>
              <w:rPr>
                <w:rFonts w:eastAsia="Times New Roman"/>
                <w:color w:val="FF0000"/>
              </w:rPr>
            </w:pPr>
            <w:r>
              <w:rPr>
                <w:rFonts w:hint="eastAsia"/>
              </w:rPr>
              <w:t>无</w:t>
            </w:r>
          </w:p>
        </w:tc>
        <w:tc>
          <w:tcPr>
            <w:tcW w:w="708" w:type="dxa"/>
            <w:vAlign w:val="top"/>
          </w:tcPr>
          <w:p>
            <w:pPr>
              <w:pStyle w:val="34"/>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4"/>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系统在频道中发送提示消息，标识评价已被接受。</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点击对应的按钮。</w:t>
      </w:r>
    </w:p>
    <w:p>
      <w:pPr>
        <w:pStyle w:val="4"/>
        <w:numPr>
          <w:ilvl w:val="2"/>
          <w:numId w:val="13"/>
        </w:numPr>
        <w:bidi w:val="0"/>
        <w:ind w:left="0" w:leftChars="0" w:firstLine="0" w:firstLineChars="0"/>
        <w:rPr>
          <w:rFonts w:hint="default"/>
          <w:lang w:val="en-US" w:eastAsia="zh-CN"/>
        </w:rPr>
      </w:pPr>
      <w:bookmarkStart w:id="78" w:name="_Toc25035"/>
      <w:r>
        <w:rPr>
          <w:rFonts w:hint="eastAsia"/>
          <w:lang w:val="en-US" w:eastAsia="zh-CN"/>
        </w:rPr>
        <w:t>企业相关界面</w:t>
      </w:r>
      <w:bookmarkEnd w:id="78"/>
    </w:p>
    <w:p>
      <w:pPr>
        <w:pStyle w:val="5"/>
        <w:numPr>
          <w:ilvl w:val="3"/>
          <w:numId w:val="13"/>
        </w:numPr>
        <w:bidi w:val="0"/>
        <w:ind w:left="850" w:leftChars="0" w:hanging="850" w:firstLineChars="0"/>
        <w:rPr>
          <w:rFonts w:hint="default"/>
          <w:lang w:val="en-US" w:eastAsia="zh-CN"/>
        </w:rPr>
      </w:pPr>
      <w:r>
        <w:rPr>
          <w:rFonts w:hint="eastAsia"/>
          <w:lang w:val="en-US" w:eastAsia="zh-CN"/>
        </w:rPr>
        <w:t>企业入驻申请</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入驻申请</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Enterprise</w:t>
      </w:r>
      <w:r>
        <w:rPr>
          <w:rFonts w:hint="eastAsia"/>
          <w:lang w:val="en-US" w:eastAsia="zh-CN"/>
        </w:rPr>
        <w:t>Impartment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尚未进驻的企业为了使用本产品，需要进行经营资质、经营范围等的审查。提交入驻申请时使用本功能。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宋体"/>
          <w:lang w:val="en-US" w:eastAsia="zh-CN"/>
        </w:rPr>
      </w:pPr>
      <w:r>
        <w:drawing>
          <wp:inline distT="0" distB="0" distL="114300" distR="114300">
            <wp:extent cx="5266690" cy="3745230"/>
            <wp:effectExtent l="0" t="0" r="10160" b="7620"/>
            <wp:docPr id="1" name="图片 1" descr="企业入驻申请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企业入驻申请_状态 1"/>
                    <pic:cNvPicPr>
                      <a:picLocks noChangeAspect="1"/>
                    </pic:cNvPicPr>
                  </pic:nvPicPr>
                  <pic:blipFill>
                    <a:blip r:embed="rId21"/>
                    <a:stretch>
                      <a:fillRect/>
                    </a:stretch>
                  </pic:blipFill>
                  <pic:spPr>
                    <a:xfrm>
                      <a:off x="0" y="0"/>
                      <a:ext cx="5266690" cy="3745230"/>
                    </a:xfrm>
                    <a:prstGeom prst="rect">
                      <a:avLst/>
                    </a:prstGeom>
                  </pic:spPr>
                </pic:pic>
              </a:graphicData>
            </a:graphic>
          </wp:inline>
        </w:drawing>
      </w: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w:t>
      </w:r>
      <w:r>
        <w:rPr>
          <w:rFonts w:hint="eastAsia"/>
          <w:lang w:val="en-US" w:eastAsia="zh-CN"/>
        </w:rPr>
        <w:t>入驻申请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rPr>
          <w:rFonts w:hint="eastAsia" w:eastAsia="宋体"/>
          <w:lang w:eastAsia="zh-CN"/>
        </w:rPr>
      </w:pPr>
      <w:r>
        <w:rPr>
          <w:rFonts w:hint="eastAsia"/>
        </w:rPr>
        <w:t>数据项描述：</w:t>
      </w:r>
    </w:p>
    <w:p>
      <w:pPr>
        <w:pStyle w:val="10"/>
        <w:rPr>
          <w:rFonts w:hint="eastAsia" w:eastAsia="宋体"/>
          <w:lang w:eastAsia="zh-CN"/>
        </w:rPr>
      </w:pPr>
      <w:bookmarkStart w:id="79" w:name="_Ref2999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eastAsia="zh-CN"/>
        </w:rPr>
        <w:t xml:space="preserve"> 企业入驻申请数据项</w:t>
      </w:r>
      <w:bookmarkEnd w:id="79"/>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0"/>
        <w:gridCol w:w="537"/>
        <w:gridCol w:w="672"/>
        <w:gridCol w:w="2217"/>
        <w:gridCol w:w="682"/>
        <w:gridCol w:w="683"/>
        <w:gridCol w:w="426"/>
        <w:gridCol w:w="694"/>
        <w:gridCol w:w="638"/>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0"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21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26"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4"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3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51"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企业Id</w:t>
            </w:r>
          </w:p>
        </w:tc>
        <w:tc>
          <w:tcPr>
            <w:tcW w:w="640"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^[0-9a-zA-Z]{1,20}$</w:t>
            </w:r>
          </w:p>
        </w:tc>
        <w:tc>
          <w:tcPr>
            <w:tcW w:w="682"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683"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51" w:type="dxa"/>
            <w:vAlign w:val="top"/>
          </w:tcPr>
          <w:p>
            <w:pPr>
              <w:pStyle w:val="34"/>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企业名称</w:t>
            </w:r>
          </w:p>
        </w:tc>
        <w:tc>
          <w:tcPr>
            <w:tcW w:w="640"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w:t>
            </w: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w:t>
            </w:r>
          </w:p>
        </w:tc>
        <w:tc>
          <w:tcPr>
            <w:tcW w:w="682"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字</w:t>
            </w:r>
          </w:p>
        </w:tc>
        <w:tc>
          <w:tcPr>
            <w:tcW w:w="683"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4"/>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地址</w:t>
            </w:r>
          </w:p>
        </w:tc>
        <w:tc>
          <w:tcPr>
            <w:tcW w:w="640"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4"/>
              <w:widowControl w:val="0"/>
              <w:bidi w:val="0"/>
              <w:jc w:val="both"/>
              <w:rPr>
                <w:rFonts w:hint="default"/>
                <w:color w:val="000000" w:themeColor="text1"/>
                <w:lang w:val="en-US"/>
                <w14:textFill>
                  <w14:solidFill>
                    <w14:schemeClr w14:val="tx1"/>
                  </w14:solidFill>
                </w14:textFill>
              </w:rPr>
            </w:pPr>
            <w:r>
              <w:rPr>
                <w:rFonts w:hint="default" w:eastAsia="MS Mincho"/>
                <w:color w:val="000000" w:themeColor="text1"/>
                <w:lang w:val="en-US" w:eastAsia="ja-JP"/>
                <w14:textFill>
                  <w14:solidFill>
                    <w14:schemeClr w14:val="tx1"/>
                  </w14:solidFill>
                </w14:textFill>
              </w:rPr>
              <w:t>^</w:t>
            </w:r>
            <w:r>
              <w:rPr>
                <w:rFonts w:hint="eastAsia"/>
                <w:color w:val="000000" w:themeColor="text1"/>
                <w14:textFill>
                  <w14:solidFill>
                    <w14:schemeClr w14:val="tx1"/>
                  </w14:solidFill>
                </w14:textFill>
              </w:rPr>
              <w:t>[\u4e00-\u9fa5]</w:t>
            </w:r>
            <w:r>
              <w:rPr>
                <w:rFonts w:hint="default"/>
                <w:color w:val="000000" w:themeColor="text1"/>
                <w:lang w:val="en-US"/>
                <w14:textFill>
                  <w14:solidFill>
                    <w14:schemeClr w14:val="tx1"/>
                  </w14:solidFill>
                </w14:textFill>
              </w:rPr>
              <w:t>{1,</w:t>
            </w:r>
            <w:r>
              <w:rPr>
                <w:rFonts w:hint="eastAsia"/>
                <w:color w:val="000000" w:themeColor="text1"/>
                <w:lang w:val="en-US" w:eastAsia="zh-CN"/>
                <w14:textFill>
                  <w14:solidFill>
                    <w14:schemeClr w14:val="tx1"/>
                  </w14:solidFill>
                </w14:textFill>
              </w:rPr>
              <w:t>4</w:t>
            </w:r>
            <w:r>
              <w:rPr>
                <w:rFonts w:hint="default"/>
                <w:color w:val="000000" w:themeColor="text1"/>
                <w:lang w:val="en-US"/>
                <w14:textFill>
                  <w14:solidFill>
                    <w14:schemeClr w14:val="tx1"/>
                  </w14:solidFill>
                </w14:textFill>
              </w:rPr>
              <w:t>0}$</w:t>
            </w:r>
          </w:p>
        </w:tc>
        <w:tc>
          <w:tcPr>
            <w:tcW w:w="68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40</w:t>
            </w:r>
            <w:r>
              <w:rPr>
                <w:rFonts w:hint="eastAsia"/>
                <w:color w:val="000000" w:themeColor="text1"/>
                <w:lang w:val="en-US" w:eastAsia="zh-CN"/>
                <w14:textFill>
                  <w14:solidFill>
                    <w14:schemeClr w14:val="tx1"/>
                  </w14:solidFill>
                </w14:textFill>
              </w:rPr>
              <w:t>字</w:t>
            </w:r>
          </w:p>
        </w:tc>
        <w:tc>
          <w:tcPr>
            <w:tcW w:w="683"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4"/>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成立时间</w:t>
            </w:r>
          </w:p>
        </w:tc>
        <w:tc>
          <w:tcPr>
            <w:tcW w:w="640"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日期</w:t>
            </w:r>
          </w:p>
        </w:tc>
        <w:tc>
          <w:tcPr>
            <w:tcW w:w="537"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年</w:t>
            </w:r>
          </w:p>
        </w:tc>
        <w:tc>
          <w:tcPr>
            <w:tcW w:w="67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历史日期</w:t>
            </w:r>
          </w:p>
        </w:tc>
        <w:tc>
          <w:tcPr>
            <w:tcW w:w="2217" w:type="dxa"/>
            <w:vAlign w:val="top"/>
          </w:tcPr>
          <w:p>
            <w:pPr>
              <w:pStyle w:val="34"/>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^\d{4}$</w:t>
            </w:r>
          </w:p>
        </w:tc>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83"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联系方式</w:t>
            </w:r>
          </w:p>
        </w:tc>
        <w:tc>
          <w:tcPr>
            <w:tcW w:w="640"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\w[-\w.+]*@([A-Za-z0-9][-A-Za-z0-9]+\.)+[A-Za-z]{2,14}</w:t>
            </w:r>
          </w:p>
        </w:tc>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11字</w:t>
            </w:r>
          </w:p>
        </w:tc>
        <w:tc>
          <w:tcPr>
            <w:tcW w:w="683"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营业执照</w:t>
            </w:r>
          </w:p>
        </w:tc>
        <w:tc>
          <w:tcPr>
            <w:tcW w:w="640"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^[^\s]{1,100}$</w:t>
            </w:r>
          </w:p>
        </w:tc>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图像路径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s="Times New Roman"/>
                <w:color w:val="000000" w:themeColor="text1"/>
                <w:sz w:val="21"/>
                <w:lang w:val="en-US" w:eastAsia="zh-CN" w:bidi="ar-SA"/>
                <w14:textFill>
                  <w14:solidFill>
                    <w14:schemeClr w14:val="tx1"/>
                  </w14:solidFill>
                </w14:textFill>
              </w:rPr>
              <w:t>其他材料</w:t>
            </w:r>
          </w:p>
        </w:tc>
        <w:tc>
          <w:tcPr>
            <w:tcW w:w="640"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^[^\s]{1,</w:t>
            </w:r>
            <w:r>
              <w:rPr>
                <w:rFonts w:hint="eastAsia"/>
                <w:color w:val="000000" w:themeColor="text1"/>
                <w:lang w:val="en-US" w:eastAsia="zh-CN"/>
                <w14:textFill>
                  <w14:solidFill>
                    <w14:schemeClr w14:val="tx1"/>
                  </w14:solidFill>
                </w14:textFill>
              </w:rPr>
              <w:t>96</w:t>
            </w:r>
            <w:r>
              <w:rPr>
                <w:rFonts w:hint="eastAsia"/>
                <w:color w:val="000000" w:themeColor="text1"/>
                <w14:textFill>
                  <w14:solidFill>
                    <w14:schemeClr w14:val="tx1"/>
                  </w14:solidFill>
                </w14:textFill>
              </w:rPr>
              <w:t>}\.pdf$</w:t>
            </w:r>
          </w:p>
        </w:tc>
        <w:tc>
          <w:tcPr>
            <w:tcW w:w="682"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存储路径</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_Ref3671 \h </w:instrText>
      </w:r>
      <w:r>
        <w:rPr>
          <w:rFonts w:hint="eastAsia"/>
          <w:lang w:val="en-US" w:eastAsia="zh-CN"/>
        </w:rPr>
        <w:fldChar w:fldCharType="separate"/>
      </w:r>
      <w:r>
        <w:rPr>
          <w:rFonts w:hint="eastAsia"/>
          <w:lang w:val="en-US" w:eastAsia="zh-CN"/>
        </w:rPr>
        <w:t>企业入驻审批</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系统弹窗提示已提交申请，在申请结果得出后将通过电子邮件发送。</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r>
        <w:rPr>
          <w:rFonts w:hint="eastAsia"/>
          <w:lang w:val="en-US" w:eastAsia="zh-CN"/>
        </w:rPr>
        <w:t>自定义角色</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设置角色</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CompanyRoleManage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管理者设置员工角色，以实现分部门推送服务单的功能。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72405" cy="3747770"/>
            <wp:effectExtent l="0" t="0" r="4445" b="508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22"/>
                    <a:stretch>
                      <a:fillRect/>
                    </a:stretch>
                  </pic:blipFill>
                  <pic:spPr>
                    <a:xfrm>
                      <a:off x="0" y="0"/>
                      <a:ext cx="5272405" cy="3747770"/>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设置角色界面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0" w:name="_Ref3251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9</w:t>
      </w:r>
      <w:r>
        <w:fldChar w:fldCharType="end"/>
      </w:r>
      <w:r>
        <w:rPr>
          <w:rFonts w:hint="eastAsia"/>
          <w:lang w:eastAsia="zh-CN"/>
        </w:rPr>
        <w:t xml:space="preserve"> 自定义角色数据项</w:t>
      </w:r>
      <w:bookmarkEnd w:id="80"/>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4"/>
              <w:widowControl w:val="0"/>
              <w:bidi w:val="0"/>
              <w:jc w:val="both"/>
              <w:rPr>
                <w:rFonts w:eastAsia="Times New Roman"/>
                <w:color w:val="FF0000"/>
              </w:rPr>
            </w:pPr>
            <w:r>
              <w:rPr>
                <w:rFonts w:hint="eastAsia"/>
              </w:rPr>
              <w:t>字符串</w:t>
            </w:r>
          </w:p>
        </w:tc>
        <w:tc>
          <w:tcPr>
            <w:tcW w:w="545" w:type="dxa"/>
            <w:vAlign w:val="top"/>
          </w:tcPr>
          <w:p>
            <w:pPr>
              <w:pStyle w:val="34"/>
              <w:widowControl w:val="0"/>
              <w:bidi w:val="0"/>
              <w:jc w:val="both"/>
              <w:rPr>
                <w:rFonts w:eastAsia="Times New Roman"/>
                <w:color w:val="FF0000"/>
              </w:rPr>
            </w:pPr>
            <w:r>
              <w:rPr>
                <w:rFonts w:hint="eastAsia"/>
              </w:rPr>
              <w:t>NA</w:t>
            </w:r>
          </w:p>
        </w:tc>
        <w:tc>
          <w:tcPr>
            <w:tcW w:w="707" w:type="dxa"/>
            <w:vAlign w:val="top"/>
          </w:tcPr>
          <w:p>
            <w:pPr>
              <w:pStyle w:val="34"/>
              <w:widowControl w:val="0"/>
              <w:bidi w:val="0"/>
              <w:jc w:val="both"/>
              <w:rPr>
                <w:rFonts w:eastAsia="Times New Roman"/>
                <w:color w:val="FF0000"/>
              </w:rPr>
            </w:pPr>
            <w:r>
              <w:rPr>
                <w:rFonts w:hint="eastAsia"/>
              </w:rPr>
              <w:t>NA</w:t>
            </w:r>
          </w:p>
        </w:tc>
        <w:tc>
          <w:tcPr>
            <w:tcW w:w="2343" w:type="dxa"/>
            <w:vAlign w:val="top"/>
          </w:tcPr>
          <w:p>
            <w:pPr>
              <w:pStyle w:val="34"/>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4"/>
              <w:widowControl w:val="0"/>
              <w:bidi w:val="0"/>
              <w:jc w:val="both"/>
              <w:rPr>
                <w:rFonts w:eastAsia="Times New Roman"/>
                <w:color w:val="FF0000"/>
              </w:rPr>
            </w:pPr>
            <w:r>
              <w:rPr>
                <w:rFonts w:hint="eastAsia"/>
              </w:rPr>
              <w:t>20字</w:t>
            </w:r>
          </w:p>
        </w:tc>
        <w:tc>
          <w:tcPr>
            <w:tcW w:w="642" w:type="dxa"/>
            <w:vAlign w:val="top"/>
          </w:tcPr>
          <w:p>
            <w:pPr>
              <w:pStyle w:val="34"/>
              <w:widowControl w:val="0"/>
              <w:bidi w:val="0"/>
              <w:jc w:val="both"/>
              <w:rPr>
                <w:rFonts w:eastAsia="Times New Roman"/>
                <w:color w:val="FF0000"/>
              </w:rPr>
            </w:pPr>
            <w:r>
              <w:rPr>
                <w:rFonts w:hint="eastAsia"/>
              </w:rPr>
              <w:t>NA</w:t>
            </w:r>
          </w:p>
        </w:tc>
        <w:tc>
          <w:tcPr>
            <w:tcW w:w="375" w:type="dxa"/>
            <w:vAlign w:val="top"/>
          </w:tcPr>
          <w:p>
            <w:pPr>
              <w:pStyle w:val="34"/>
              <w:widowControl w:val="0"/>
              <w:bidi w:val="0"/>
              <w:jc w:val="both"/>
              <w:rPr>
                <w:rFonts w:eastAsia="Times New Roman"/>
                <w:color w:val="FF0000"/>
              </w:rPr>
            </w:pPr>
            <w:r>
              <w:rPr>
                <w:rFonts w:hint="eastAsia"/>
              </w:rPr>
              <w:t>无</w:t>
            </w:r>
          </w:p>
        </w:tc>
        <w:tc>
          <w:tcPr>
            <w:tcW w:w="708" w:type="dxa"/>
            <w:vAlign w:val="top"/>
          </w:tcPr>
          <w:p>
            <w:pPr>
              <w:pStyle w:val="34"/>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4"/>
              <w:widowControl w:val="0"/>
              <w:bidi w:val="0"/>
              <w:jc w:val="both"/>
              <w:rPr>
                <w:rFonts w:eastAsia="Times New Roman"/>
                <w:color w:val="FF0000"/>
              </w:rPr>
            </w:pPr>
            <w:r>
              <w:rPr>
                <w:rFonts w:hint="eastAsia"/>
                <w:lang w:val="en-US" w:eastAsia="zh-CN"/>
              </w:rPr>
              <w:t>系统输出</w:t>
            </w:r>
          </w:p>
        </w:tc>
        <w:tc>
          <w:tcPr>
            <w:tcW w:w="360" w:type="dxa"/>
            <w:vAlign w:val="top"/>
          </w:tcPr>
          <w:p>
            <w:pPr>
              <w:pStyle w:val="34"/>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eastAsia="Times New Roman"/>
                <w:color w:val="FF0000"/>
              </w:rPr>
            </w:pPr>
            <w:r>
              <w:rPr>
                <w:rFonts w:hint="eastAsia"/>
                <w:lang w:val="en-US" w:eastAsia="zh-CN"/>
              </w:rPr>
              <w:t>企业ID</w:t>
            </w:r>
          </w:p>
        </w:tc>
        <w:tc>
          <w:tcPr>
            <w:tcW w:w="778" w:type="dxa"/>
            <w:vAlign w:val="top"/>
          </w:tcPr>
          <w:p>
            <w:pPr>
              <w:pStyle w:val="34"/>
              <w:widowControl w:val="0"/>
              <w:bidi w:val="0"/>
              <w:jc w:val="both"/>
              <w:rPr>
                <w:rFonts w:eastAsia="Times New Roman"/>
                <w:color w:val="FF0000"/>
              </w:rPr>
            </w:pPr>
            <w:r>
              <w:rPr>
                <w:rFonts w:hint="eastAsia"/>
              </w:rPr>
              <w:t>字符串</w:t>
            </w:r>
          </w:p>
        </w:tc>
        <w:tc>
          <w:tcPr>
            <w:tcW w:w="545" w:type="dxa"/>
            <w:vAlign w:val="top"/>
          </w:tcPr>
          <w:p>
            <w:pPr>
              <w:pStyle w:val="34"/>
              <w:widowControl w:val="0"/>
              <w:bidi w:val="0"/>
              <w:jc w:val="both"/>
              <w:rPr>
                <w:rFonts w:eastAsia="Times New Roman"/>
                <w:color w:val="FF0000"/>
              </w:rPr>
            </w:pPr>
            <w:r>
              <w:rPr>
                <w:rFonts w:hint="eastAsia"/>
              </w:rPr>
              <w:t>NA</w:t>
            </w:r>
          </w:p>
        </w:tc>
        <w:tc>
          <w:tcPr>
            <w:tcW w:w="707" w:type="dxa"/>
            <w:vAlign w:val="top"/>
          </w:tcPr>
          <w:p>
            <w:pPr>
              <w:pStyle w:val="34"/>
              <w:widowControl w:val="0"/>
              <w:bidi w:val="0"/>
              <w:jc w:val="both"/>
              <w:rPr>
                <w:rFonts w:eastAsia="Times New Roman"/>
                <w:color w:val="FF0000"/>
              </w:rPr>
            </w:pPr>
            <w:r>
              <w:rPr>
                <w:rFonts w:hint="eastAsia"/>
              </w:rPr>
              <w:t>NA</w:t>
            </w:r>
          </w:p>
        </w:tc>
        <w:tc>
          <w:tcPr>
            <w:tcW w:w="2343" w:type="dxa"/>
            <w:vAlign w:val="top"/>
          </w:tcPr>
          <w:p>
            <w:pPr>
              <w:pStyle w:val="34"/>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4"/>
              <w:widowControl w:val="0"/>
              <w:bidi w:val="0"/>
              <w:jc w:val="both"/>
              <w:rPr>
                <w:rFonts w:eastAsia="Times New Roman"/>
                <w:color w:val="FF0000"/>
              </w:rPr>
            </w:pPr>
            <w:r>
              <w:rPr>
                <w:rFonts w:hint="eastAsia"/>
              </w:rPr>
              <w:t>20字</w:t>
            </w:r>
          </w:p>
        </w:tc>
        <w:tc>
          <w:tcPr>
            <w:tcW w:w="642" w:type="dxa"/>
            <w:vAlign w:val="top"/>
          </w:tcPr>
          <w:p>
            <w:pPr>
              <w:pStyle w:val="34"/>
              <w:widowControl w:val="0"/>
              <w:bidi w:val="0"/>
              <w:jc w:val="both"/>
              <w:rPr>
                <w:rFonts w:eastAsia="Times New Roman"/>
                <w:color w:val="FF0000"/>
              </w:rPr>
            </w:pPr>
            <w:r>
              <w:rPr>
                <w:rFonts w:hint="eastAsia"/>
              </w:rPr>
              <w:t>NA</w:t>
            </w:r>
          </w:p>
        </w:tc>
        <w:tc>
          <w:tcPr>
            <w:tcW w:w="375" w:type="dxa"/>
            <w:vAlign w:val="top"/>
          </w:tcPr>
          <w:p>
            <w:pPr>
              <w:pStyle w:val="34"/>
              <w:widowControl w:val="0"/>
              <w:bidi w:val="0"/>
              <w:jc w:val="both"/>
              <w:rPr>
                <w:rFonts w:eastAsia="Times New Roman"/>
                <w:color w:val="FF0000"/>
              </w:rPr>
            </w:pPr>
            <w:r>
              <w:rPr>
                <w:rFonts w:hint="eastAsia"/>
              </w:rPr>
              <w:t>无</w:t>
            </w:r>
          </w:p>
        </w:tc>
        <w:tc>
          <w:tcPr>
            <w:tcW w:w="708" w:type="dxa"/>
            <w:vAlign w:val="top"/>
          </w:tcPr>
          <w:p>
            <w:pPr>
              <w:pStyle w:val="34"/>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4"/>
              <w:widowControl w:val="0"/>
              <w:bidi w:val="0"/>
              <w:jc w:val="both"/>
              <w:rPr>
                <w:rFonts w:eastAsia="Times New Roman"/>
                <w:color w:val="FF0000"/>
              </w:rPr>
            </w:pPr>
            <w:r>
              <w:rPr>
                <w:rFonts w:hint="eastAsia"/>
                <w:lang w:val="en-US" w:eastAsia="zh-CN"/>
              </w:rPr>
              <w:t>系统输出</w:t>
            </w:r>
          </w:p>
        </w:tc>
        <w:tc>
          <w:tcPr>
            <w:tcW w:w="360"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lang w:val="en-US" w:eastAsia="zh-CN"/>
              </w:rPr>
            </w:pPr>
            <w:r>
              <w:rPr>
                <w:rFonts w:hint="eastAsia"/>
                <w:lang w:val="en-US" w:eastAsia="zh-CN"/>
              </w:rPr>
              <w:t>角色名</w:t>
            </w:r>
          </w:p>
        </w:tc>
        <w:tc>
          <w:tcPr>
            <w:tcW w:w="778" w:type="dxa"/>
            <w:vAlign w:val="top"/>
          </w:tcPr>
          <w:p>
            <w:pPr>
              <w:pStyle w:val="34"/>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4"/>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4"/>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4"/>
              <w:widowControl w:val="0"/>
              <w:bidi w:val="0"/>
              <w:jc w:val="both"/>
              <w:rPr>
                <w:rFonts w:hint="eastAsia"/>
              </w:rPr>
            </w:pPr>
            <w:r>
              <w:rPr>
                <w:rFonts w:hint="eastAsia"/>
              </w:rPr>
              <w:t>^[0-9a-zA-Z\u4e00-\u9fa5]{1,20}$</w:t>
            </w:r>
          </w:p>
        </w:tc>
        <w:tc>
          <w:tcPr>
            <w:tcW w:w="675" w:type="dxa"/>
            <w:vAlign w:val="top"/>
          </w:tcPr>
          <w:p>
            <w:pPr>
              <w:pStyle w:val="34"/>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4"/>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4"/>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4"/>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4"/>
              <w:widowControl w:val="0"/>
              <w:bidi w:val="0"/>
              <w:jc w:val="both"/>
              <w:rPr>
                <w:rFonts w:hint="default"/>
                <w:lang w:val="en-US" w:eastAsia="zh-CN"/>
              </w:rPr>
            </w:pPr>
            <w:r>
              <w:rPr>
                <w:rFonts w:hint="eastAsia"/>
                <w:lang w:val="en-US" w:eastAsia="zh-CN"/>
              </w:rPr>
              <w:t>用户输入</w:t>
            </w:r>
          </w:p>
        </w:tc>
        <w:tc>
          <w:tcPr>
            <w:tcW w:w="360"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4"/>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4"/>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4"/>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4"/>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4"/>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4"/>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4"/>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4"/>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4"/>
              <w:widowControl w:val="0"/>
              <w:bidi w:val="0"/>
              <w:jc w:val="both"/>
              <w:rPr>
                <w:rFonts w:hint="default"/>
                <w:lang w:val="en-US" w:eastAsia="zh-CN"/>
              </w:rPr>
            </w:pPr>
            <w:r>
              <w:rPr>
                <w:rFonts w:hint="eastAsia"/>
                <w:lang w:val="en-US" w:eastAsia="zh-CN"/>
              </w:rPr>
              <w:t>用户输入</w:t>
            </w:r>
          </w:p>
        </w:tc>
        <w:tc>
          <w:tcPr>
            <w:tcW w:w="360"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将作为申请服务单、提交服务单、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numPr>
          <w:ilvl w:val="4"/>
          <w:numId w:val="13"/>
        </w:numPr>
        <w:bidi w:val="0"/>
        <w:ind w:left="991" w:leftChars="0" w:hanging="991" w:firstLineChars="0"/>
        <w:outlineLvl w:val="9"/>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pStyle w:val="5"/>
        <w:numPr>
          <w:ilvl w:val="3"/>
          <w:numId w:val="13"/>
        </w:numPr>
        <w:bidi w:val="0"/>
        <w:ind w:left="850" w:leftChars="0" w:hanging="850" w:firstLineChars="0"/>
        <w:rPr>
          <w:rFonts w:hint="default"/>
          <w:lang w:val="en-US" w:eastAsia="zh-CN"/>
        </w:rPr>
      </w:pPr>
      <w:r>
        <w:rPr>
          <w:rFonts w:hint="eastAsia"/>
          <w:lang w:val="en-US" w:eastAsia="zh-CN"/>
        </w:rPr>
        <w:t>服务单权限覆写</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default" w:eastAsia="宋体"/>
          <w:lang w:val="en-US" w:eastAsia="zh-CN"/>
        </w:rPr>
        <w:t>服务单权限覆写</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AuthOverwrite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拥有权限的企业员工通过覆写某张服务单对某个角色的权限，可以实现跨部门合作、对多人服务（尤其是应用于企业间对接问题）等目标。</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9" name="图片 9" descr="服务单权限覆写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服务单权限覆写_状态 1"/>
                    <pic:cNvPicPr>
                      <a:picLocks noChangeAspect="1"/>
                    </pic:cNvPicPr>
                  </pic:nvPicPr>
                  <pic:blipFill>
                    <a:blip r:embed="rId23"/>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w:t>
      </w:r>
      <w:r>
        <w:rPr>
          <w:rFonts w:hint="eastAsia"/>
          <w:lang w:val="en-US" w:eastAsia="zh-CN"/>
        </w:rPr>
        <w:t>权限覆写</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10</w:t>
      </w:r>
      <w:r>
        <w:fldChar w:fldCharType="end"/>
      </w:r>
      <w:r>
        <w:rPr>
          <w:rFonts w:hint="eastAsia"/>
          <w:lang w:eastAsia="zh-CN"/>
        </w:rPr>
        <w:t xml:space="preserve"> 自定义角色数据项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ascii="Times New Roman" w:hAnsi="Times New Roman" w:eastAsia="Times New Roman" w:cs="Times New Roman"/>
                <w:color w:val="FF0000"/>
                <w:sz w:val="21"/>
                <w:lang w:val="en-US" w:eastAsia="zh-CN" w:bidi="ar-SA"/>
              </w:rPr>
            </w:pPr>
            <w:r>
              <w:rPr>
                <w:rFonts w:hint="eastAsia" w:cs="Times New Roman"/>
                <w:sz w:val="21"/>
                <w:lang w:val="en-US" w:eastAsia="zh-CN" w:bidi="ar-SA"/>
              </w:rPr>
              <w:t>服务单ID</w:t>
            </w:r>
          </w:p>
        </w:tc>
        <w:tc>
          <w:tcPr>
            <w:tcW w:w="778"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字符串</w:t>
            </w:r>
          </w:p>
        </w:tc>
        <w:tc>
          <w:tcPr>
            <w:tcW w:w="545"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NA</w:t>
            </w:r>
          </w:p>
        </w:tc>
        <w:tc>
          <w:tcPr>
            <w:tcW w:w="707"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2343"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32字</w:t>
            </w:r>
          </w:p>
        </w:tc>
        <w:tc>
          <w:tcPr>
            <w:tcW w:w="642"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375"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无</w:t>
            </w:r>
          </w:p>
        </w:tc>
        <w:tc>
          <w:tcPr>
            <w:tcW w:w="708"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cs="Times New Roman"/>
                <w:sz w:val="21"/>
                <w:lang w:val="en-US" w:eastAsia="zh-CN" w:bidi="ar-SA"/>
              </w:rPr>
              <w:t>否</w:t>
            </w:r>
          </w:p>
        </w:tc>
        <w:tc>
          <w:tcPr>
            <w:tcW w:w="707" w:type="dxa"/>
            <w:vAlign w:val="top"/>
          </w:tcPr>
          <w:p>
            <w:pPr>
              <w:pStyle w:val="34"/>
              <w:widowControl w:val="0"/>
              <w:bidi w:val="0"/>
              <w:jc w:val="both"/>
              <w:rPr>
                <w:rFonts w:hint="default" w:ascii="Times New Roman" w:hAnsi="Times New Roman" w:eastAsia="Times New Roman" w:cs="Times New Roman"/>
                <w:color w:val="FF0000"/>
                <w:sz w:val="21"/>
                <w:lang w:val="en-US" w:eastAsia="zh-CN" w:bidi="ar-SA"/>
              </w:rPr>
            </w:pPr>
            <w:r>
              <w:rPr>
                <w:rFonts w:hint="eastAsia"/>
                <w:lang w:val="en-US" w:eastAsia="zh-CN"/>
              </w:rPr>
              <w:t>系统输入</w:t>
            </w:r>
          </w:p>
        </w:tc>
        <w:tc>
          <w:tcPr>
            <w:tcW w:w="360" w:type="dxa"/>
            <w:vAlign w:val="top"/>
          </w:tcPr>
          <w:p>
            <w:pPr>
              <w:pStyle w:val="34"/>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eastAsia" w:ascii="Times New Roman" w:hAnsi="Times New Roman" w:eastAsia="宋体" w:cs="Times New Roman"/>
                <w:color w:val="FF0000"/>
                <w:sz w:val="21"/>
                <w:lang w:val="en-US" w:eastAsia="zh-CN" w:bidi="ar-SA"/>
              </w:rPr>
            </w:pPr>
            <w:r>
              <w:rPr>
                <w:rFonts w:hint="default"/>
                <w:lang w:eastAsia="zh-CN"/>
              </w:rPr>
              <w:t>用户</w:t>
            </w:r>
            <w:r>
              <w:rPr>
                <w:rFonts w:hint="eastAsia"/>
                <w:lang w:val="en-US" w:eastAsia="zh-CN"/>
              </w:rPr>
              <w:t>ID</w:t>
            </w:r>
          </w:p>
        </w:tc>
        <w:tc>
          <w:tcPr>
            <w:tcW w:w="778"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default"/>
                <w:lang w:val="en-US"/>
              </w:rPr>
              <w:t>{1,20}</w:t>
            </w:r>
            <w:r>
              <w:rPr>
                <w:rFonts w:hint="eastAsia"/>
              </w:rPr>
              <w:t>$</w:t>
            </w:r>
          </w:p>
        </w:tc>
        <w:tc>
          <w:tcPr>
            <w:tcW w:w="675"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s="Times New Roman"/>
                <w:color w:val="auto"/>
                <w:sz w:val="21"/>
                <w:lang w:val="en-US" w:eastAsia="zh-CN" w:bidi="ar-SA"/>
              </w:rPr>
              <w:t>是</w:t>
            </w:r>
          </w:p>
        </w:tc>
        <w:tc>
          <w:tcPr>
            <w:tcW w:w="707" w:type="dxa"/>
            <w:vAlign w:val="top"/>
          </w:tcPr>
          <w:p>
            <w:pPr>
              <w:pStyle w:val="34"/>
              <w:widowControl w:val="0"/>
              <w:bidi w:val="0"/>
              <w:jc w:val="both"/>
              <w:rPr>
                <w:rFonts w:hint="eastAsia" w:ascii="Times New Roman" w:hAnsi="Times New Roman" w:eastAsia="宋体" w:cs="Times New Roman"/>
                <w:color w:val="FF0000"/>
                <w:sz w:val="21"/>
                <w:lang w:val="en-US" w:eastAsia="zh-CN" w:bidi="ar-SA"/>
              </w:rPr>
            </w:pPr>
            <w:r>
              <w:rPr>
                <w:rFonts w:hint="eastAsia"/>
                <w:color w:val="000000" w:themeColor="text1"/>
                <w:lang w:val="en-US" w:eastAsia="zh-CN"/>
                <w14:textFill>
                  <w14:solidFill>
                    <w14:schemeClr w14:val="tx1"/>
                  </w14:solidFill>
                </w14:textFill>
              </w:rPr>
              <w:t>用户输入</w:t>
            </w:r>
          </w:p>
        </w:tc>
        <w:tc>
          <w:tcPr>
            <w:tcW w:w="360" w:type="dxa"/>
            <w:vAlign w:val="top"/>
          </w:tcPr>
          <w:p>
            <w:pPr>
              <w:pStyle w:val="34"/>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lang w:val="en-US" w:eastAsia="zh-CN"/>
              </w:rPr>
            </w:pPr>
            <w:r>
              <w:rPr>
                <w:rFonts w:hint="eastAsia"/>
                <w:lang w:val="en-US" w:eastAsia="zh-CN"/>
              </w:rPr>
              <w:t>角色名</w:t>
            </w:r>
          </w:p>
        </w:tc>
        <w:tc>
          <w:tcPr>
            <w:tcW w:w="778" w:type="dxa"/>
            <w:vAlign w:val="top"/>
          </w:tcPr>
          <w:p>
            <w:pPr>
              <w:pStyle w:val="34"/>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4"/>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4"/>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4"/>
              <w:widowControl w:val="0"/>
              <w:bidi w:val="0"/>
              <w:jc w:val="both"/>
              <w:rPr>
                <w:rFonts w:hint="eastAsia"/>
              </w:rPr>
            </w:pPr>
            <w:r>
              <w:rPr>
                <w:rFonts w:hint="eastAsia"/>
              </w:rPr>
              <w:t>^[0-9a-zA-Z\u4e00-\u9fa5]{1,20}$</w:t>
            </w:r>
          </w:p>
        </w:tc>
        <w:tc>
          <w:tcPr>
            <w:tcW w:w="675" w:type="dxa"/>
            <w:vAlign w:val="top"/>
          </w:tcPr>
          <w:p>
            <w:pPr>
              <w:pStyle w:val="34"/>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4"/>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4"/>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4"/>
              <w:widowControl w:val="0"/>
              <w:bidi w:val="0"/>
              <w:jc w:val="both"/>
              <w:rPr>
                <w:rFonts w:hint="default"/>
                <w:color w:val="auto"/>
                <w:lang w:val="en-US" w:eastAsia="zh-CN"/>
              </w:rPr>
            </w:pPr>
            <w:r>
              <w:rPr>
                <w:rFonts w:hint="eastAsia"/>
                <w:color w:val="auto"/>
                <w:lang w:val="en-US" w:eastAsia="zh-CN"/>
              </w:rPr>
              <w:t>是</w:t>
            </w:r>
          </w:p>
        </w:tc>
        <w:tc>
          <w:tcPr>
            <w:tcW w:w="707" w:type="dxa"/>
            <w:vAlign w:val="top"/>
          </w:tcPr>
          <w:p>
            <w:pPr>
              <w:pStyle w:val="34"/>
              <w:widowControl w:val="0"/>
              <w:bidi w:val="0"/>
              <w:jc w:val="both"/>
              <w:rPr>
                <w:rFonts w:hint="default"/>
                <w:lang w:val="en-US" w:eastAsia="zh-CN"/>
              </w:rPr>
            </w:pPr>
            <w:r>
              <w:rPr>
                <w:rFonts w:hint="eastAsia"/>
                <w:lang w:val="en-US" w:eastAsia="zh-CN"/>
              </w:rPr>
              <w:t>用户输入</w:t>
            </w:r>
          </w:p>
        </w:tc>
        <w:tc>
          <w:tcPr>
            <w:tcW w:w="360"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4"/>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4"/>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4"/>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4"/>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4"/>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4"/>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4"/>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4"/>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4"/>
              <w:widowControl w:val="0"/>
              <w:bidi w:val="0"/>
              <w:jc w:val="both"/>
              <w:rPr>
                <w:rFonts w:hint="default"/>
                <w:lang w:val="en-US" w:eastAsia="zh-CN"/>
              </w:rPr>
            </w:pPr>
            <w:r>
              <w:rPr>
                <w:rFonts w:hint="eastAsia"/>
                <w:lang w:val="en-US" w:eastAsia="zh-CN"/>
              </w:rPr>
              <w:t>用户输入</w:t>
            </w:r>
          </w:p>
        </w:tc>
        <w:tc>
          <w:tcPr>
            <w:tcW w:w="360"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用户Id和角色名至少一项非空。</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将作为重开服务单、提交服务单、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系统在频道中发送提示消息，标识角色权限已经被覆写；对应用户或角色的</w:t>
      </w:r>
    </w:p>
    <w:p>
      <w:pPr>
        <w:pStyle w:val="6"/>
        <w:numPr>
          <w:ilvl w:val="4"/>
          <w:numId w:val="13"/>
        </w:numPr>
        <w:bidi w:val="0"/>
        <w:ind w:left="991" w:leftChars="0" w:hanging="991" w:firstLineChars="0"/>
        <w:outlineLvl w:val="9"/>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bidi w:val="0"/>
        <w:ind w:left="0" w:leftChars="0" w:firstLine="0" w:firstLineChars="0"/>
        <w:rPr>
          <w:rFonts w:hint="eastAsia"/>
          <w:lang w:val="en-US" w:eastAsia="zh-CN"/>
        </w:rPr>
      </w:pPr>
    </w:p>
    <w:p>
      <w:pPr>
        <w:pStyle w:val="5"/>
        <w:numPr>
          <w:ilvl w:val="3"/>
          <w:numId w:val="13"/>
        </w:numPr>
        <w:bidi w:val="0"/>
        <w:ind w:left="850" w:leftChars="0" w:hanging="850" w:firstLineChars="0"/>
        <w:rPr>
          <w:rFonts w:hint="default"/>
          <w:lang w:val="en-US" w:eastAsia="zh-CN"/>
        </w:rPr>
      </w:pPr>
      <w:bookmarkStart w:id="81" w:name="_Toc26243"/>
      <w:r>
        <w:rPr>
          <w:rFonts w:hint="eastAsia"/>
          <w:lang w:val="en-US" w:eastAsia="zh-CN"/>
        </w:rPr>
        <w:t>自定义回复</w:t>
      </w:r>
      <w:bookmarkEnd w:id="81"/>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自定义回复</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SetReply</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员工或企业的管理人员设置频道自动回复消息，以实现问题的预处理与模板化回复，降低客服压力。</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黑体"/>
          <w:lang w:val="en-US" w:eastAsia="zh-CN"/>
        </w:rPr>
      </w:pPr>
      <w:r>
        <w:drawing>
          <wp:inline distT="0" distB="0" distL="114300" distR="114300">
            <wp:extent cx="5273040" cy="3735705"/>
            <wp:effectExtent l="0" t="0" r="3810" b="171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4"/>
                    <a:stretch>
                      <a:fillRect/>
                    </a:stretch>
                  </pic:blipFill>
                  <pic:spPr>
                    <a:xfrm>
                      <a:off x="0" y="0"/>
                      <a:ext cx="5273040" cy="373570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w:t>
      </w:r>
      <w:r>
        <w:rPr>
          <w:rFonts w:hint="eastAsia"/>
          <w:lang w:val="en-US" w:eastAsia="zh-CN"/>
        </w:rPr>
        <w:t>自定义回复</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2" w:name="_Ref1226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11</w:t>
      </w:r>
      <w:r>
        <w:fldChar w:fldCharType="end"/>
      </w:r>
      <w:r>
        <w:rPr>
          <w:rFonts w:hint="eastAsia"/>
          <w:lang w:eastAsia="zh-CN"/>
        </w:rPr>
        <w:t xml:space="preserve"> </w:t>
      </w:r>
      <w:r>
        <w:rPr>
          <w:rFonts w:hint="eastAsia"/>
          <w:lang w:val="en-US" w:eastAsia="zh-CN"/>
        </w:rPr>
        <w:t>自定义回复</w:t>
      </w:r>
      <w:r>
        <w:rPr>
          <w:rFonts w:hint="eastAsia"/>
          <w:lang w:eastAsia="zh-CN"/>
        </w:rPr>
        <w:t>数据项</w:t>
      </w:r>
      <w:bookmarkEnd w:id="82"/>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FF0000"/>
                <w:lang w:val="en-US" w:eastAsia="zh-CN"/>
              </w:rPr>
            </w:pPr>
            <w:r>
              <w:rPr>
                <w:rFonts w:hint="eastAsia"/>
                <w:lang w:val="en-US" w:eastAsia="zh-CN"/>
              </w:rPr>
              <w:t>企业ID</w:t>
            </w:r>
          </w:p>
        </w:tc>
        <w:tc>
          <w:tcPr>
            <w:tcW w:w="685" w:type="dxa"/>
            <w:vAlign w:val="top"/>
          </w:tcPr>
          <w:p>
            <w:pPr>
              <w:pStyle w:val="34"/>
              <w:widowControl w:val="0"/>
              <w:bidi w:val="0"/>
              <w:jc w:val="both"/>
              <w:rPr>
                <w:rFonts w:eastAsia="Times New Roman"/>
                <w:color w:val="FF0000"/>
              </w:rPr>
            </w:pPr>
            <w:r>
              <w:rPr>
                <w:rFonts w:hint="eastAsia"/>
              </w:rPr>
              <w:t>字符串</w:t>
            </w:r>
          </w:p>
        </w:tc>
        <w:tc>
          <w:tcPr>
            <w:tcW w:w="537" w:type="dxa"/>
            <w:vAlign w:val="top"/>
          </w:tcPr>
          <w:p>
            <w:pPr>
              <w:pStyle w:val="34"/>
              <w:widowControl w:val="0"/>
              <w:bidi w:val="0"/>
              <w:jc w:val="both"/>
              <w:rPr>
                <w:rFonts w:eastAsia="Times New Roman"/>
                <w:color w:val="FF0000"/>
              </w:rPr>
            </w:pPr>
            <w:r>
              <w:rPr>
                <w:rFonts w:hint="eastAsia"/>
              </w:rPr>
              <w:t>NA</w:t>
            </w:r>
          </w:p>
        </w:tc>
        <w:tc>
          <w:tcPr>
            <w:tcW w:w="638" w:type="dxa"/>
            <w:vAlign w:val="top"/>
          </w:tcPr>
          <w:p>
            <w:pPr>
              <w:pStyle w:val="34"/>
              <w:widowControl w:val="0"/>
              <w:bidi w:val="0"/>
              <w:jc w:val="both"/>
              <w:rPr>
                <w:rFonts w:eastAsia="Times New Roman"/>
                <w:color w:val="FF0000"/>
              </w:rPr>
            </w:pPr>
            <w:r>
              <w:rPr>
                <w:rFonts w:hint="eastAsia"/>
              </w:rPr>
              <w:t>NA</w:t>
            </w:r>
          </w:p>
        </w:tc>
        <w:tc>
          <w:tcPr>
            <w:tcW w:w="2541" w:type="dxa"/>
            <w:vAlign w:val="top"/>
          </w:tcPr>
          <w:p>
            <w:pPr>
              <w:pStyle w:val="34"/>
              <w:widowControl w:val="0"/>
              <w:bidi w:val="0"/>
              <w:jc w:val="both"/>
              <w:rPr>
                <w:rFonts w:eastAsia="Times New Roman"/>
                <w:color w:val="FF0000"/>
              </w:rPr>
            </w:pPr>
            <w:r>
              <w:rPr>
                <w:rFonts w:hint="eastAsia"/>
              </w:rPr>
              <w:t>^[0-9a-zA-Z]*$</w:t>
            </w:r>
          </w:p>
        </w:tc>
        <w:tc>
          <w:tcPr>
            <w:tcW w:w="683" w:type="dxa"/>
            <w:vAlign w:val="top"/>
          </w:tcPr>
          <w:p>
            <w:pPr>
              <w:pStyle w:val="34"/>
              <w:widowControl w:val="0"/>
              <w:bidi w:val="0"/>
              <w:jc w:val="both"/>
              <w:rPr>
                <w:rFonts w:eastAsia="Times New Roman"/>
                <w:color w:val="FF0000"/>
              </w:rPr>
            </w:pPr>
            <w:r>
              <w:rPr>
                <w:rFonts w:hint="eastAsia"/>
              </w:rPr>
              <w:t>20字</w:t>
            </w:r>
          </w:p>
        </w:tc>
        <w:tc>
          <w:tcPr>
            <w:tcW w:w="672" w:type="dxa"/>
            <w:vAlign w:val="top"/>
          </w:tcPr>
          <w:p>
            <w:pPr>
              <w:pStyle w:val="34"/>
              <w:widowControl w:val="0"/>
              <w:bidi w:val="0"/>
              <w:jc w:val="both"/>
              <w:rPr>
                <w:rFonts w:eastAsia="Times New Roman"/>
                <w:color w:val="FF0000"/>
              </w:rPr>
            </w:pPr>
            <w:r>
              <w:rPr>
                <w:rFonts w:hint="eastAsia"/>
              </w:rPr>
              <w:t>NA</w:t>
            </w:r>
          </w:p>
        </w:tc>
        <w:tc>
          <w:tcPr>
            <w:tcW w:w="403" w:type="dxa"/>
            <w:vAlign w:val="top"/>
          </w:tcPr>
          <w:p>
            <w:pPr>
              <w:pStyle w:val="34"/>
              <w:widowControl w:val="0"/>
              <w:bidi w:val="0"/>
              <w:jc w:val="both"/>
              <w:rPr>
                <w:rFonts w:eastAsia="Times New Roman"/>
                <w:color w:val="FF0000"/>
              </w:rPr>
            </w:pPr>
            <w:r>
              <w:rPr>
                <w:rFonts w:hint="eastAsia"/>
              </w:rPr>
              <w:t>无</w:t>
            </w:r>
          </w:p>
        </w:tc>
        <w:tc>
          <w:tcPr>
            <w:tcW w:w="638" w:type="dxa"/>
            <w:vAlign w:val="top"/>
          </w:tcPr>
          <w:p>
            <w:pPr>
              <w:pStyle w:val="34"/>
              <w:widowControl w:val="0"/>
              <w:bidi w:val="0"/>
              <w:jc w:val="both"/>
              <w:rPr>
                <w:rFonts w:hint="eastAsia" w:eastAsia="宋体"/>
                <w:color w:val="auto"/>
                <w:lang w:val="en-US" w:eastAsia="zh-CN"/>
              </w:rPr>
            </w:pPr>
            <w:r>
              <w:rPr>
                <w:rFonts w:hint="eastAsia"/>
                <w:color w:val="auto"/>
                <w:lang w:val="en-US" w:eastAsia="zh-CN"/>
              </w:rPr>
              <w:t>否</w:t>
            </w:r>
          </w:p>
        </w:tc>
        <w:tc>
          <w:tcPr>
            <w:tcW w:w="672" w:type="dxa"/>
            <w:vAlign w:val="top"/>
          </w:tcPr>
          <w:p>
            <w:pPr>
              <w:pStyle w:val="34"/>
              <w:widowControl w:val="0"/>
              <w:bidi w:val="0"/>
              <w:jc w:val="both"/>
              <w:rPr>
                <w:rFonts w:eastAsia="Times New Roman"/>
                <w:color w:val="FF0000"/>
              </w:rPr>
            </w:pPr>
            <w:r>
              <w:rPr>
                <w:rFonts w:hint="eastAsia"/>
                <w:lang w:val="en-US" w:eastAsia="zh-CN"/>
              </w:rPr>
              <w:t>系统输出</w:t>
            </w:r>
          </w:p>
        </w:tc>
        <w:tc>
          <w:tcPr>
            <w:tcW w:w="371"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auto"/>
                <w:lang w:val="en-US" w:eastAsia="zh-CN"/>
              </w:rPr>
            </w:pPr>
            <w:r>
              <w:rPr>
                <w:rFonts w:hint="eastAsia"/>
                <w:color w:val="auto"/>
                <w:lang w:val="en-US" w:eastAsia="zh-CN"/>
              </w:rPr>
              <w:t>回复ID</w:t>
            </w:r>
          </w:p>
        </w:tc>
        <w:tc>
          <w:tcPr>
            <w:tcW w:w="685" w:type="dxa"/>
            <w:vAlign w:val="top"/>
          </w:tcPr>
          <w:p>
            <w:pPr>
              <w:pStyle w:val="34"/>
              <w:widowControl w:val="0"/>
              <w:bidi w:val="0"/>
              <w:jc w:val="both"/>
              <w:rPr>
                <w:rFonts w:hint="eastAsia" w:eastAsia="宋体"/>
                <w:color w:val="auto"/>
                <w:lang w:val="en-US" w:eastAsia="zh-CN"/>
              </w:rPr>
            </w:pPr>
            <w:r>
              <w:rPr>
                <w:rFonts w:hint="eastAsia"/>
                <w:color w:val="auto"/>
                <w:lang w:val="en-US" w:eastAsia="zh-CN"/>
              </w:rPr>
              <w:t>字符串</w:t>
            </w:r>
          </w:p>
        </w:tc>
        <w:tc>
          <w:tcPr>
            <w:tcW w:w="537" w:type="dxa"/>
            <w:vAlign w:val="top"/>
          </w:tcPr>
          <w:p>
            <w:pPr>
              <w:pStyle w:val="34"/>
              <w:widowControl w:val="0"/>
              <w:bidi w:val="0"/>
              <w:jc w:val="both"/>
              <w:rPr>
                <w:rFonts w:hint="default" w:eastAsia="宋体"/>
                <w:color w:val="auto"/>
                <w:lang w:val="en-US" w:eastAsia="zh-CN"/>
              </w:rPr>
            </w:pPr>
            <w:r>
              <w:rPr>
                <w:rFonts w:hint="eastAsia"/>
                <w:color w:val="auto"/>
                <w:lang w:val="en-US" w:eastAsia="zh-CN"/>
              </w:rPr>
              <w:t>NA</w:t>
            </w:r>
          </w:p>
        </w:tc>
        <w:tc>
          <w:tcPr>
            <w:tcW w:w="638" w:type="dxa"/>
            <w:vAlign w:val="top"/>
          </w:tcPr>
          <w:p>
            <w:pPr>
              <w:pStyle w:val="34"/>
              <w:widowControl w:val="0"/>
              <w:bidi w:val="0"/>
              <w:jc w:val="both"/>
              <w:rPr>
                <w:rFonts w:hint="default" w:eastAsia="宋体"/>
                <w:color w:val="auto"/>
                <w:lang w:val="en-US" w:eastAsia="zh-CN"/>
              </w:rPr>
            </w:pPr>
            <w:r>
              <w:rPr>
                <w:rFonts w:hint="eastAsia"/>
                <w:color w:val="auto"/>
                <w:lang w:val="en-US" w:eastAsia="zh-CN"/>
              </w:rPr>
              <w:t>NA</w:t>
            </w:r>
          </w:p>
        </w:tc>
        <w:tc>
          <w:tcPr>
            <w:tcW w:w="2541" w:type="dxa"/>
            <w:vAlign w:val="top"/>
          </w:tcPr>
          <w:p>
            <w:pPr>
              <w:pStyle w:val="34"/>
              <w:widowControl w:val="0"/>
              <w:bidi w:val="0"/>
              <w:jc w:val="both"/>
              <w:rPr>
                <w:rFonts w:eastAsia="Times New Roman"/>
                <w:color w:val="auto"/>
              </w:rPr>
            </w:pPr>
            <w:r>
              <w:rPr>
                <w:rFonts w:hint="eastAsia"/>
                <w:color w:val="auto"/>
              </w:rPr>
              <w:t>^[0-9a-zA-Z]*$</w:t>
            </w:r>
          </w:p>
        </w:tc>
        <w:tc>
          <w:tcPr>
            <w:tcW w:w="683" w:type="dxa"/>
            <w:vAlign w:val="top"/>
          </w:tcPr>
          <w:p>
            <w:pPr>
              <w:pStyle w:val="34"/>
              <w:widowControl w:val="0"/>
              <w:bidi w:val="0"/>
              <w:jc w:val="both"/>
              <w:rPr>
                <w:rFonts w:ascii="Times New Roman" w:hAnsi="Times New Roman" w:eastAsia="Times New Roman" w:cs="Times New Roman"/>
                <w:color w:val="auto"/>
                <w:sz w:val="21"/>
                <w:lang w:val="en-US" w:eastAsia="zh-CN" w:bidi="ar-SA"/>
              </w:rPr>
            </w:pPr>
            <w:r>
              <w:rPr>
                <w:rFonts w:hint="eastAsia"/>
                <w:color w:val="auto"/>
              </w:rPr>
              <w:t>20字</w:t>
            </w:r>
          </w:p>
        </w:tc>
        <w:tc>
          <w:tcPr>
            <w:tcW w:w="672" w:type="dxa"/>
            <w:vAlign w:val="top"/>
          </w:tcPr>
          <w:p>
            <w:pPr>
              <w:pStyle w:val="34"/>
              <w:widowControl w:val="0"/>
              <w:bidi w:val="0"/>
              <w:jc w:val="both"/>
              <w:rPr>
                <w:rFonts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4"/>
              <w:widowControl w:val="0"/>
              <w:bidi w:val="0"/>
              <w:jc w:val="both"/>
              <w:rPr>
                <w:rFonts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4"/>
              <w:widowControl w:val="0"/>
              <w:bidi w:val="0"/>
              <w:jc w:val="both"/>
              <w:rPr>
                <w:rFonts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color w:val="auto"/>
                <w:lang w:val="en-US" w:eastAsia="zh-CN"/>
              </w:rPr>
            </w:pPr>
            <w:r>
              <w:rPr>
                <w:rFonts w:hint="eastAsia"/>
                <w:color w:val="auto"/>
                <w:lang w:val="en-US" w:eastAsia="zh-CN"/>
              </w:rPr>
              <w:t>回复标题</w:t>
            </w:r>
          </w:p>
        </w:tc>
        <w:tc>
          <w:tcPr>
            <w:tcW w:w="685"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4"/>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4"/>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回复指令</w:t>
            </w:r>
          </w:p>
        </w:tc>
        <w:tc>
          <w:tcPr>
            <w:tcW w:w="685"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4"/>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4"/>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回复内容</w:t>
            </w:r>
          </w:p>
        </w:tc>
        <w:tc>
          <w:tcPr>
            <w:tcW w:w="685"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rPr>
              <w:t>^[0-9a-zA-Z\u4e00-\u9fa5]{1,20}$</w:t>
            </w:r>
          </w:p>
        </w:tc>
        <w:tc>
          <w:tcPr>
            <w:tcW w:w="683"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4"/>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作为发送消息的输入，作为发送消息的输出。</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系统弹出对话框，提示已经成功设置。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numPr>
          <w:ilvl w:val="3"/>
          <w:numId w:val="13"/>
        </w:numPr>
        <w:bidi w:val="0"/>
        <w:rPr>
          <w:rFonts w:hint="default"/>
          <w:lang w:val="en-US" w:eastAsia="zh-CN"/>
        </w:rPr>
      </w:pPr>
      <w:r>
        <w:rPr>
          <w:rFonts w:hint="eastAsia"/>
          <w:lang w:val="en-US" w:eastAsia="zh-CN"/>
        </w:rPr>
        <w:t>搜索客服评价</w:t>
      </w:r>
    </w:p>
    <w:p>
      <w:pPr>
        <w:pStyle w:val="6"/>
        <w:numPr>
          <w:ilvl w:val="4"/>
          <w:numId w:val="13"/>
        </w:numPr>
        <w:bidi w:val="0"/>
      </w:pPr>
      <w:r>
        <w:rPr>
          <w:rFonts w:hint="eastAsia"/>
        </w:rPr>
        <w:t>窗口标题</w:t>
      </w:r>
    </w:p>
    <w:p>
      <w:pPr>
        <w:bidi w:val="0"/>
      </w:pPr>
      <w:r>
        <w:rPr>
          <w:rFonts w:hint="eastAsia"/>
          <w:lang w:val="en-US" w:eastAsia="zh-CN"/>
        </w:rPr>
        <w:t>搜索客服评价。</w:t>
      </w:r>
    </w:p>
    <w:p>
      <w:pPr>
        <w:pStyle w:val="6"/>
        <w:numPr>
          <w:ilvl w:val="4"/>
          <w:numId w:val="13"/>
        </w:numPr>
        <w:bidi w:val="0"/>
      </w:pPr>
      <w:r>
        <w:rPr>
          <w:rFonts w:hint="eastAsia"/>
        </w:rPr>
        <w:t>窗口标识符</w:t>
      </w:r>
    </w:p>
    <w:p>
      <w:pPr>
        <w:bidi w:val="0"/>
      </w:pPr>
      <w:r>
        <w:rPr>
          <w:rFonts w:hint="eastAsia"/>
          <w:lang w:val="en-US" w:eastAsia="zh-CN"/>
        </w:rPr>
        <w:t>serachServerEvaluation。</w:t>
      </w:r>
    </w:p>
    <w:p>
      <w:pPr>
        <w:pStyle w:val="6"/>
        <w:numPr>
          <w:ilvl w:val="4"/>
          <w:numId w:val="13"/>
        </w:numPr>
        <w:bidi w:val="0"/>
      </w:pPr>
      <w:r>
        <w:rPr>
          <w:rFonts w:hint="eastAsia"/>
        </w:rPr>
        <w:t>目的</w:t>
      </w:r>
    </w:p>
    <w:p>
      <w:pPr>
        <w:bidi w:val="0"/>
      </w:pPr>
      <w:r>
        <w:rPr>
          <w:rFonts w:hint="eastAsia"/>
          <w:lang w:val="en-US" w:eastAsia="zh-CN"/>
        </w:rPr>
        <w:t>企业通过“搜索客服评价”功能，搜索客服个人，以查看其个人收到的评价情况。</w:t>
      </w:r>
    </w:p>
    <w:p>
      <w:pPr>
        <w:pStyle w:val="6"/>
        <w:numPr>
          <w:ilvl w:val="4"/>
          <w:numId w:val="13"/>
        </w:numPr>
        <w:bidi w:val="0"/>
        <w:rPr>
          <w:rFonts w:hint="eastAsia"/>
          <w:lang w:val="en-US" w:eastAsia="zh-CN"/>
        </w:rPr>
      </w:pPr>
      <w:r>
        <w:rPr>
          <w:rFonts w:hint="eastAsia"/>
        </w:rPr>
        <w:t>界面布局</w:t>
      </w:r>
    </w:p>
    <w:p>
      <w:pPr>
        <w:spacing w:line="300" w:lineRule="auto"/>
        <w:jc w:val="center"/>
        <w:rPr>
          <w:rFonts w:ascii="宋体" w:hAnsi="宋体" w:cs="宋体"/>
          <w:color w:val="000000"/>
          <w:kern w:val="0"/>
          <w:sz w:val="24"/>
          <w:szCs w:val="24"/>
        </w:rPr>
      </w:pPr>
      <w:r>
        <w:drawing>
          <wp:inline distT="0" distB="0" distL="114300" distR="114300">
            <wp:extent cx="3112770" cy="1998980"/>
            <wp:effectExtent l="0" t="0" r="11430" b="127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5"/>
                    <a:stretch>
                      <a:fillRect/>
                    </a:stretch>
                  </pic:blipFill>
                  <pic:spPr>
                    <a:xfrm>
                      <a:off x="0" y="0"/>
                      <a:ext cx="3112770" cy="1998980"/>
                    </a:xfrm>
                    <a:prstGeom prst="rect">
                      <a:avLst/>
                    </a:prstGeom>
                    <a:noFill/>
                    <a:ln>
                      <a:noFill/>
                    </a:ln>
                  </pic:spPr>
                </pic:pic>
              </a:graphicData>
            </a:graphic>
          </wp:inline>
        </w:drawing>
      </w:r>
    </w:p>
    <w:p>
      <w:pPr>
        <w:pStyle w:val="10"/>
        <w:spacing w:line="300" w:lineRule="auto"/>
        <w:jc w:val="center"/>
        <w:rPr>
          <w:rFonts w:ascii="宋体" w:hAnsi="宋体" w:cs="宋体"/>
          <w:b/>
          <w:bCs/>
          <w:color w:val="000000"/>
          <w:kern w:val="0"/>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ascii="宋体" w:hAnsi="宋体" w:cs="宋体"/>
          <w:color w:val="000000"/>
          <w:kern w:val="0"/>
        </w:rPr>
        <w:t xml:space="preserve"> </w:t>
      </w:r>
      <w:r>
        <w:rPr>
          <w:rFonts w:hint="eastAsia" w:ascii="宋体" w:hAnsi="宋体" w:cs="宋体"/>
          <w:color w:val="000000"/>
          <w:kern w:val="0"/>
          <w:lang w:val="en-US" w:eastAsia="zh-CN"/>
        </w:rPr>
        <w:t>搜索客服评价</w:t>
      </w:r>
    </w:p>
    <w:p>
      <w:pPr>
        <w:pStyle w:val="6"/>
        <w:numPr>
          <w:ilvl w:val="4"/>
          <w:numId w:val="13"/>
        </w:numPr>
        <w:bidi w:val="0"/>
      </w:pPr>
      <w:r>
        <w:rPr>
          <w:rFonts w:hint="eastAsia"/>
        </w:rPr>
        <w:t>数据项描述：</w:t>
      </w:r>
    </w:p>
    <w:p>
      <w:pPr>
        <w:pStyle w:val="10"/>
        <w:spacing w:line="300" w:lineRule="auto"/>
        <w:jc w:val="center"/>
        <w:rPr>
          <w:ins w:id="0" w:author="积极勇敢有自信" w:date="2021-09-09T20:15:00Z"/>
          <w:rFonts w:ascii="宋体" w:hAnsi="宋体" w:cs="宋体"/>
          <w:b/>
          <w:bCs/>
          <w:color w:val="000000"/>
          <w:kern w:val="0"/>
        </w:rPr>
      </w:pPr>
      <w:r>
        <w:rPr>
          <w:rFonts w:ascii="宋体" w:hAnsi="宋体" w:cs="宋体"/>
          <w:b/>
          <w:bCs/>
          <w:color w:val="000000"/>
          <w:kern w:val="0"/>
        </w:rPr>
        <w:t xml:space="preserve"> </w:t>
      </w: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13</w:t>
      </w:r>
      <w:r>
        <w:fldChar w:fldCharType="end"/>
      </w:r>
    </w:p>
    <w:p>
      <w:pPr>
        <w:spacing w:line="300" w:lineRule="auto"/>
        <w:jc w:val="center"/>
        <w:rPr>
          <w:rFonts w:ascii="宋体" w:hAnsi="宋体" w:cs="宋体"/>
          <w:b/>
          <w:bCs/>
          <w:color w:val="FF0000"/>
          <w:kern w:val="0"/>
        </w:rPr>
      </w:pPr>
    </w:p>
    <w:tbl>
      <w:tblPr>
        <w:tblStyle w:val="23"/>
        <w:tblW w:w="499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7"/>
        <w:gridCol w:w="711"/>
        <w:gridCol w:w="802"/>
        <w:gridCol w:w="750"/>
        <w:gridCol w:w="1566"/>
        <w:gridCol w:w="671"/>
        <w:gridCol w:w="638"/>
        <w:gridCol w:w="504"/>
        <w:gridCol w:w="750"/>
        <w:gridCol w:w="716"/>
        <w:gridCol w:w="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5"/>
              <w:bidi w:val="0"/>
              <w:rPr>
                <w:rFonts w:hint="default"/>
              </w:rPr>
            </w:pPr>
            <w:r>
              <w:rPr>
                <w:rFonts w:hint="eastAsia"/>
              </w:rPr>
              <w:t>名称</w:t>
            </w:r>
          </w:p>
        </w:tc>
        <w:tc>
          <w:tcPr>
            <w:tcW w:w="417" w:type="pct"/>
            <w:noWrap w:val="0"/>
            <w:vAlign w:val="top"/>
          </w:tcPr>
          <w:p>
            <w:pPr>
              <w:pStyle w:val="35"/>
              <w:bidi w:val="0"/>
              <w:rPr>
                <w:rFonts w:hint="default"/>
              </w:rPr>
            </w:pPr>
            <w:r>
              <w:rPr>
                <w:rFonts w:hint="eastAsia"/>
              </w:rPr>
              <w:t>类型</w:t>
            </w:r>
          </w:p>
        </w:tc>
        <w:tc>
          <w:tcPr>
            <w:tcW w:w="471" w:type="pct"/>
            <w:noWrap w:val="0"/>
            <w:vAlign w:val="top"/>
          </w:tcPr>
          <w:p>
            <w:pPr>
              <w:pStyle w:val="35"/>
              <w:bidi w:val="0"/>
              <w:rPr>
                <w:rFonts w:hint="default"/>
              </w:rPr>
            </w:pPr>
            <w:r>
              <w:rPr>
                <w:rFonts w:hint="eastAsia"/>
              </w:rPr>
              <w:t>精度</w:t>
            </w:r>
          </w:p>
        </w:tc>
        <w:tc>
          <w:tcPr>
            <w:tcW w:w="440" w:type="pct"/>
            <w:noWrap w:val="0"/>
            <w:vAlign w:val="top"/>
          </w:tcPr>
          <w:p>
            <w:pPr>
              <w:pStyle w:val="35"/>
              <w:bidi w:val="0"/>
              <w:rPr>
                <w:rFonts w:hint="default"/>
              </w:rPr>
            </w:pPr>
            <w:r>
              <w:rPr>
                <w:rFonts w:hint="eastAsia"/>
              </w:rPr>
              <w:t>有效范围</w:t>
            </w:r>
          </w:p>
        </w:tc>
        <w:tc>
          <w:tcPr>
            <w:tcW w:w="919" w:type="pct"/>
            <w:noWrap w:val="0"/>
            <w:vAlign w:val="top"/>
          </w:tcPr>
          <w:p>
            <w:pPr>
              <w:pStyle w:val="35"/>
              <w:bidi w:val="0"/>
              <w:rPr>
                <w:rFonts w:hint="default"/>
              </w:rPr>
            </w:pPr>
            <w:r>
              <w:rPr>
                <w:rFonts w:hint="eastAsia"/>
              </w:rPr>
              <w:t>格式</w:t>
            </w:r>
          </w:p>
        </w:tc>
        <w:tc>
          <w:tcPr>
            <w:tcW w:w="394" w:type="pct"/>
            <w:noWrap w:val="0"/>
            <w:vAlign w:val="top"/>
          </w:tcPr>
          <w:p>
            <w:pPr>
              <w:pStyle w:val="35"/>
              <w:bidi w:val="0"/>
              <w:rPr>
                <w:rFonts w:hint="default"/>
              </w:rPr>
            </w:pPr>
            <w:r>
              <w:rPr>
                <w:rFonts w:hint="eastAsia"/>
              </w:rPr>
              <w:t>长度限制</w:t>
            </w:r>
          </w:p>
        </w:tc>
        <w:tc>
          <w:tcPr>
            <w:tcW w:w="374" w:type="pct"/>
            <w:noWrap w:val="0"/>
            <w:vAlign w:val="top"/>
          </w:tcPr>
          <w:p>
            <w:pPr>
              <w:pStyle w:val="35"/>
              <w:bidi w:val="0"/>
              <w:rPr>
                <w:rFonts w:hint="default"/>
              </w:rPr>
            </w:pPr>
            <w:r>
              <w:rPr>
                <w:rFonts w:hint="eastAsia"/>
              </w:rPr>
              <w:t>度量单位</w:t>
            </w:r>
          </w:p>
        </w:tc>
        <w:tc>
          <w:tcPr>
            <w:tcW w:w="296" w:type="pct"/>
            <w:noWrap w:val="0"/>
            <w:vAlign w:val="top"/>
          </w:tcPr>
          <w:p>
            <w:pPr>
              <w:pStyle w:val="35"/>
              <w:bidi w:val="0"/>
              <w:rPr>
                <w:rFonts w:hint="default"/>
              </w:rPr>
            </w:pPr>
            <w:r>
              <w:rPr>
                <w:rFonts w:hint="eastAsia"/>
              </w:rPr>
              <w:t>缺省</w:t>
            </w:r>
          </w:p>
        </w:tc>
        <w:tc>
          <w:tcPr>
            <w:tcW w:w="440" w:type="pct"/>
            <w:noWrap w:val="0"/>
            <w:vAlign w:val="top"/>
          </w:tcPr>
          <w:p>
            <w:pPr>
              <w:pStyle w:val="35"/>
              <w:bidi w:val="0"/>
              <w:rPr>
                <w:rFonts w:hint="default"/>
              </w:rPr>
            </w:pPr>
            <w:r>
              <w:rPr>
                <w:rFonts w:hint="eastAsia"/>
              </w:rPr>
              <w:t>是否可空</w:t>
            </w:r>
          </w:p>
        </w:tc>
        <w:tc>
          <w:tcPr>
            <w:tcW w:w="420" w:type="pct"/>
            <w:noWrap w:val="0"/>
            <w:vAlign w:val="top"/>
          </w:tcPr>
          <w:p>
            <w:pPr>
              <w:pStyle w:val="35"/>
              <w:bidi w:val="0"/>
              <w:rPr>
                <w:rFonts w:hint="default"/>
              </w:rPr>
            </w:pPr>
            <w:r>
              <w:rPr>
                <w:rFonts w:hint="eastAsia"/>
              </w:rPr>
              <w:t>数据来源</w:t>
            </w:r>
          </w:p>
        </w:tc>
        <w:tc>
          <w:tcPr>
            <w:tcW w:w="409" w:type="pct"/>
            <w:noWrap w:val="0"/>
            <w:vAlign w:val="top"/>
          </w:tcPr>
          <w:p>
            <w:pPr>
              <w:pStyle w:val="35"/>
              <w:bidi w:val="0"/>
              <w:rPr>
                <w:rFonts w:hint="default"/>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4"/>
              <w:widowControl w:val="0"/>
              <w:bidi w:val="0"/>
              <w:jc w:val="both"/>
              <w:rPr>
                <w:rFonts w:hint="eastAsia"/>
                <w:lang w:val="en-US" w:eastAsia="zh-CN"/>
              </w:rPr>
            </w:pPr>
            <w:r>
              <w:rPr>
                <w:rFonts w:hint="eastAsia"/>
                <w:lang w:val="en-US" w:eastAsia="zh-CN"/>
              </w:rPr>
              <w:t>员工号</w:t>
            </w:r>
          </w:p>
        </w:tc>
        <w:tc>
          <w:tcPr>
            <w:tcW w:w="417" w:type="pct"/>
            <w:noWrap w:val="0"/>
            <w:vAlign w:val="top"/>
          </w:tcPr>
          <w:p>
            <w:pPr>
              <w:pStyle w:val="34"/>
              <w:widowControl w:val="0"/>
              <w:bidi w:val="0"/>
              <w:jc w:val="both"/>
              <w:rPr>
                <w:rFonts w:hint="default"/>
              </w:rPr>
            </w:pPr>
            <w:r>
              <w:rPr>
                <w:rFonts w:hint="eastAsia"/>
              </w:rPr>
              <w:t>字符串</w:t>
            </w:r>
          </w:p>
        </w:tc>
        <w:tc>
          <w:tcPr>
            <w:tcW w:w="471" w:type="pct"/>
            <w:noWrap w:val="0"/>
            <w:vAlign w:val="top"/>
          </w:tcPr>
          <w:p>
            <w:pPr>
              <w:pStyle w:val="34"/>
              <w:widowControl w:val="0"/>
              <w:bidi w:val="0"/>
              <w:jc w:val="both"/>
              <w:rPr>
                <w:rFonts w:hint="default"/>
              </w:rPr>
            </w:pPr>
            <w:r>
              <w:rPr>
                <w:rFonts w:hint="eastAsia"/>
              </w:rPr>
              <w:t>NA</w:t>
            </w:r>
          </w:p>
        </w:tc>
        <w:tc>
          <w:tcPr>
            <w:tcW w:w="440" w:type="pct"/>
            <w:noWrap w:val="0"/>
            <w:vAlign w:val="top"/>
          </w:tcPr>
          <w:p>
            <w:pPr>
              <w:pStyle w:val="34"/>
              <w:widowControl w:val="0"/>
              <w:bidi w:val="0"/>
              <w:jc w:val="both"/>
              <w:rPr>
                <w:rFonts w:hint="default"/>
              </w:rPr>
            </w:pPr>
            <w:r>
              <w:rPr>
                <w:rFonts w:hint="eastAsia"/>
              </w:rPr>
              <w:t>NA</w:t>
            </w:r>
          </w:p>
        </w:tc>
        <w:tc>
          <w:tcPr>
            <w:tcW w:w="919" w:type="pct"/>
            <w:noWrap w:val="0"/>
            <w:vAlign w:val="top"/>
          </w:tcPr>
          <w:p>
            <w:pPr>
              <w:pStyle w:val="34"/>
              <w:widowControl w:val="0"/>
              <w:bidi w:val="0"/>
              <w:jc w:val="both"/>
              <w:rPr>
                <w:rFonts w:hint="default"/>
              </w:rPr>
            </w:pPr>
          </w:p>
        </w:tc>
        <w:tc>
          <w:tcPr>
            <w:tcW w:w="394" w:type="pct"/>
            <w:noWrap w:val="0"/>
            <w:vAlign w:val="top"/>
          </w:tcPr>
          <w:p>
            <w:pPr>
              <w:pStyle w:val="34"/>
              <w:widowControl w:val="0"/>
              <w:bidi w:val="0"/>
              <w:jc w:val="both"/>
              <w:rPr>
                <w:rFonts w:hint="default"/>
              </w:rPr>
            </w:pPr>
            <w:r>
              <w:rPr>
                <w:rFonts w:hint="eastAsia"/>
                <w:lang w:val="en-US" w:eastAsia="zh-CN"/>
              </w:rPr>
              <w:t>20</w:t>
            </w:r>
            <w:r>
              <w:rPr>
                <w:rFonts w:hint="eastAsia"/>
              </w:rPr>
              <w:t>字节</w:t>
            </w:r>
          </w:p>
        </w:tc>
        <w:tc>
          <w:tcPr>
            <w:tcW w:w="374" w:type="pct"/>
            <w:noWrap w:val="0"/>
            <w:vAlign w:val="top"/>
          </w:tcPr>
          <w:p>
            <w:pPr>
              <w:pStyle w:val="34"/>
              <w:widowControl w:val="0"/>
              <w:bidi w:val="0"/>
              <w:jc w:val="both"/>
              <w:rPr>
                <w:rFonts w:hint="default"/>
              </w:rPr>
            </w:pPr>
            <w:r>
              <w:rPr>
                <w:rFonts w:hint="eastAsia"/>
              </w:rPr>
              <w:t>NA</w:t>
            </w:r>
          </w:p>
        </w:tc>
        <w:tc>
          <w:tcPr>
            <w:tcW w:w="296" w:type="pct"/>
            <w:noWrap w:val="0"/>
            <w:vAlign w:val="top"/>
          </w:tcPr>
          <w:p>
            <w:pPr>
              <w:pStyle w:val="34"/>
              <w:widowControl w:val="0"/>
              <w:bidi w:val="0"/>
              <w:jc w:val="both"/>
              <w:rPr>
                <w:rFonts w:hint="default"/>
              </w:rPr>
            </w:pPr>
            <w:r>
              <w:rPr>
                <w:rFonts w:hint="eastAsia"/>
              </w:rPr>
              <w:t>无</w:t>
            </w:r>
          </w:p>
        </w:tc>
        <w:tc>
          <w:tcPr>
            <w:tcW w:w="440" w:type="pct"/>
            <w:noWrap w:val="0"/>
            <w:vAlign w:val="top"/>
          </w:tcPr>
          <w:p>
            <w:pPr>
              <w:pStyle w:val="34"/>
              <w:widowControl w:val="0"/>
              <w:bidi w:val="0"/>
              <w:jc w:val="both"/>
              <w:rPr>
                <w:rFonts w:hint="default"/>
              </w:rPr>
            </w:pPr>
            <w:r>
              <w:rPr>
                <w:rFonts w:hint="eastAsia"/>
              </w:rPr>
              <w:t>否</w:t>
            </w:r>
          </w:p>
        </w:tc>
        <w:tc>
          <w:tcPr>
            <w:tcW w:w="420" w:type="pct"/>
            <w:noWrap w:val="0"/>
            <w:vAlign w:val="top"/>
          </w:tcPr>
          <w:p>
            <w:pPr>
              <w:pStyle w:val="34"/>
              <w:widowControl w:val="0"/>
              <w:bidi w:val="0"/>
              <w:jc w:val="both"/>
              <w:rPr>
                <w:rFonts w:hint="default"/>
                <w:lang w:val="en-US" w:eastAsia="zh-CN"/>
              </w:rPr>
            </w:pPr>
            <w:r>
              <w:rPr>
                <w:rFonts w:hint="eastAsia"/>
                <w:lang w:val="en-US" w:eastAsia="zh-CN"/>
              </w:rPr>
              <w:t>系统输出</w:t>
            </w:r>
          </w:p>
        </w:tc>
        <w:tc>
          <w:tcPr>
            <w:tcW w:w="409" w:type="pct"/>
            <w:noWrap w:val="0"/>
            <w:vAlign w:val="top"/>
          </w:tcPr>
          <w:p>
            <w:pPr>
              <w:pStyle w:val="34"/>
              <w:widowControl w:val="0"/>
              <w:bidi w:val="0"/>
              <w:jc w:val="both"/>
              <w:rPr>
                <w:rFonts w:hint="default"/>
                <w:lang w:val="en-US" w:eastAsia="zh-CN"/>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415" w:type="pct"/>
            <w:noWrap w:val="0"/>
            <w:vAlign w:val="top"/>
          </w:tcPr>
          <w:p>
            <w:pPr>
              <w:pStyle w:val="34"/>
              <w:widowControl w:val="0"/>
              <w:bidi w:val="0"/>
              <w:jc w:val="both"/>
              <w:rPr>
                <w:rFonts w:hint="eastAsia"/>
                <w:lang w:val="en-US" w:eastAsia="zh-CN"/>
              </w:rPr>
            </w:pPr>
            <w:r>
              <w:rPr>
                <w:rFonts w:hint="eastAsia"/>
                <w:lang w:val="en-US" w:eastAsia="zh-CN"/>
              </w:rPr>
              <w:t>姓名</w:t>
            </w:r>
          </w:p>
        </w:tc>
        <w:tc>
          <w:tcPr>
            <w:tcW w:w="417" w:type="pct"/>
            <w:noWrap w:val="0"/>
            <w:vAlign w:val="top"/>
          </w:tcPr>
          <w:p>
            <w:pPr>
              <w:pStyle w:val="34"/>
              <w:widowControl w:val="0"/>
              <w:bidi w:val="0"/>
              <w:jc w:val="both"/>
              <w:rPr>
                <w:rFonts w:hint="default"/>
              </w:rPr>
            </w:pPr>
            <w:r>
              <w:rPr>
                <w:rFonts w:hint="eastAsia"/>
              </w:rPr>
              <w:t>字符串</w:t>
            </w:r>
          </w:p>
        </w:tc>
        <w:tc>
          <w:tcPr>
            <w:tcW w:w="471" w:type="pct"/>
            <w:noWrap w:val="0"/>
            <w:vAlign w:val="top"/>
          </w:tcPr>
          <w:p>
            <w:pPr>
              <w:pStyle w:val="34"/>
              <w:widowControl w:val="0"/>
              <w:bidi w:val="0"/>
              <w:jc w:val="both"/>
              <w:rPr>
                <w:rFonts w:hint="default"/>
              </w:rPr>
            </w:pPr>
            <w:r>
              <w:rPr>
                <w:rFonts w:hint="eastAsia"/>
              </w:rPr>
              <w:t>NA</w:t>
            </w:r>
          </w:p>
        </w:tc>
        <w:tc>
          <w:tcPr>
            <w:tcW w:w="440" w:type="pct"/>
            <w:noWrap w:val="0"/>
            <w:vAlign w:val="top"/>
          </w:tcPr>
          <w:p>
            <w:pPr>
              <w:pStyle w:val="34"/>
              <w:widowControl w:val="0"/>
              <w:bidi w:val="0"/>
              <w:jc w:val="both"/>
              <w:rPr>
                <w:rFonts w:hint="default"/>
              </w:rPr>
            </w:pPr>
            <w:r>
              <w:rPr>
                <w:rFonts w:hint="eastAsia"/>
              </w:rPr>
              <w:t>NA</w:t>
            </w:r>
          </w:p>
        </w:tc>
        <w:tc>
          <w:tcPr>
            <w:tcW w:w="919" w:type="pct"/>
            <w:noWrap w:val="0"/>
            <w:vAlign w:val="top"/>
          </w:tcPr>
          <w:p>
            <w:pPr>
              <w:pStyle w:val="34"/>
              <w:widowControl w:val="0"/>
              <w:bidi w:val="0"/>
              <w:jc w:val="both"/>
              <w:rPr>
                <w:rFonts w:hint="default"/>
              </w:rPr>
            </w:pPr>
          </w:p>
        </w:tc>
        <w:tc>
          <w:tcPr>
            <w:tcW w:w="394" w:type="pct"/>
            <w:noWrap w:val="0"/>
            <w:vAlign w:val="top"/>
          </w:tcPr>
          <w:p>
            <w:pPr>
              <w:pStyle w:val="34"/>
              <w:widowControl w:val="0"/>
              <w:bidi w:val="0"/>
              <w:jc w:val="both"/>
              <w:rPr>
                <w:rFonts w:hint="default"/>
              </w:rPr>
            </w:pPr>
            <w:r>
              <w:rPr>
                <w:rFonts w:hint="eastAsia"/>
                <w:lang w:val="en-US" w:eastAsia="zh-CN"/>
              </w:rPr>
              <w:t>15</w:t>
            </w:r>
            <w:r>
              <w:rPr>
                <w:rFonts w:hint="eastAsia"/>
              </w:rPr>
              <w:t>字节</w:t>
            </w:r>
          </w:p>
        </w:tc>
        <w:tc>
          <w:tcPr>
            <w:tcW w:w="374" w:type="pct"/>
            <w:noWrap w:val="0"/>
            <w:vAlign w:val="top"/>
          </w:tcPr>
          <w:p>
            <w:pPr>
              <w:pStyle w:val="34"/>
              <w:widowControl w:val="0"/>
              <w:bidi w:val="0"/>
              <w:jc w:val="both"/>
              <w:rPr>
                <w:rFonts w:hint="default"/>
              </w:rPr>
            </w:pPr>
            <w:r>
              <w:rPr>
                <w:rFonts w:hint="eastAsia"/>
              </w:rPr>
              <w:t>NA</w:t>
            </w:r>
          </w:p>
        </w:tc>
        <w:tc>
          <w:tcPr>
            <w:tcW w:w="296" w:type="pct"/>
            <w:noWrap w:val="0"/>
            <w:vAlign w:val="top"/>
          </w:tcPr>
          <w:p>
            <w:pPr>
              <w:pStyle w:val="34"/>
              <w:widowControl w:val="0"/>
              <w:bidi w:val="0"/>
              <w:jc w:val="both"/>
              <w:rPr>
                <w:rFonts w:hint="default"/>
              </w:rPr>
            </w:pPr>
            <w:r>
              <w:rPr>
                <w:rFonts w:hint="eastAsia"/>
              </w:rPr>
              <w:t>无</w:t>
            </w:r>
          </w:p>
        </w:tc>
        <w:tc>
          <w:tcPr>
            <w:tcW w:w="440" w:type="pct"/>
            <w:noWrap w:val="0"/>
            <w:vAlign w:val="top"/>
          </w:tcPr>
          <w:p>
            <w:pPr>
              <w:pStyle w:val="34"/>
              <w:widowControl w:val="0"/>
              <w:bidi w:val="0"/>
              <w:jc w:val="both"/>
              <w:rPr>
                <w:rFonts w:hint="default"/>
              </w:rPr>
            </w:pPr>
            <w:r>
              <w:rPr>
                <w:rFonts w:hint="eastAsia"/>
              </w:rPr>
              <w:t>否</w:t>
            </w:r>
          </w:p>
        </w:tc>
        <w:tc>
          <w:tcPr>
            <w:tcW w:w="420" w:type="pct"/>
            <w:noWrap w:val="0"/>
            <w:vAlign w:val="top"/>
          </w:tcPr>
          <w:p>
            <w:pPr>
              <w:pStyle w:val="34"/>
              <w:widowControl w:val="0"/>
              <w:bidi w:val="0"/>
              <w:jc w:val="both"/>
              <w:rPr>
                <w:rFonts w:hint="default"/>
                <w:lang w:val="en-US" w:eastAsia="zh-CN"/>
              </w:rPr>
            </w:pPr>
            <w:r>
              <w:rPr>
                <w:rFonts w:hint="eastAsia"/>
                <w:lang w:val="en-US" w:eastAsia="zh-CN"/>
              </w:rPr>
              <w:t>系统输出</w:t>
            </w:r>
          </w:p>
        </w:tc>
        <w:tc>
          <w:tcPr>
            <w:tcW w:w="409" w:type="pct"/>
            <w:noWrap w:val="0"/>
            <w:vAlign w:val="top"/>
          </w:tcPr>
          <w:p>
            <w:pPr>
              <w:pStyle w:val="34"/>
              <w:widowControl w:val="0"/>
              <w:bidi w:val="0"/>
              <w:jc w:val="both"/>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4"/>
              <w:widowControl w:val="0"/>
              <w:bidi w:val="0"/>
              <w:jc w:val="both"/>
              <w:rPr>
                <w:rFonts w:hint="default"/>
                <w:lang w:val="en-US" w:eastAsia="zh-CN"/>
              </w:rPr>
            </w:pPr>
            <w:r>
              <w:rPr>
                <w:rFonts w:hint="eastAsia"/>
                <w:lang w:val="en-US" w:eastAsia="zh-CN"/>
              </w:rPr>
              <w:t>手机号</w:t>
            </w:r>
          </w:p>
        </w:tc>
        <w:tc>
          <w:tcPr>
            <w:tcW w:w="417" w:type="pct"/>
            <w:noWrap w:val="0"/>
            <w:vAlign w:val="top"/>
          </w:tcPr>
          <w:p>
            <w:pPr>
              <w:pStyle w:val="34"/>
              <w:widowControl w:val="0"/>
              <w:bidi w:val="0"/>
              <w:jc w:val="both"/>
              <w:rPr>
                <w:rFonts w:hint="default"/>
                <w:lang w:val="en-US" w:eastAsia="zh-CN"/>
              </w:rPr>
            </w:pPr>
            <w:r>
              <w:rPr>
                <w:rFonts w:hint="eastAsia"/>
                <w:lang w:val="en-US" w:eastAsia="zh-CN"/>
              </w:rPr>
              <w:t>字符串</w:t>
            </w:r>
          </w:p>
        </w:tc>
        <w:tc>
          <w:tcPr>
            <w:tcW w:w="471" w:type="pct"/>
            <w:noWrap w:val="0"/>
            <w:vAlign w:val="top"/>
          </w:tcPr>
          <w:p>
            <w:pPr>
              <w:pStyle w:val="34"/>
              <w:widowControl w:val="0"/>
              <w:bidi w:val="0"/>
              <w:jc w:val="both"/>
              <w:rPr>
                <w:rFonts w:hint="eastAsia"/>
                <w:lang w:val="en-US" w:eastAsia="zh-CN"/>
              </w:rPr>
            </w:pPr>
            <w:r>
              <w:rPr>
                <w:rFonts w:hint="eastAsia"/>
                <w:lang w:val="en-US" w:eastAsia="zh-CN"/>
              </w:rPr>
              <w:t>NA</w:t>
            </w:r>
          </w:p>
        </w:tc>
        <w:tc>
          <w:tcPr>
            <w:tcW w:w="440" w:type="pct"/>
            <w:noWrap w:val="0"/>
            <w:vAlign w:val="top"/>
          </w:tcPr>
          <w:p>
            <w:pPr>
              <w:pStyle w:val="34"/>
              <w:widowControl w:val="0"/>
              <w:bidi w:val="0"/>
              <w:jc w:val="both"/>
              <w:rPr>
                <w:rFonts w:hint="eastAsia"/>
                <w:lang w:val="en-US" w:eastAsia="zh-CN"/>
              </w:rPr>
            </w:pPr>
            <w:r>
              <w:rPr>
                <w:rFonts w:hint="eastAsia"/>
                <w:lang w:val="en-US" w:eastAsia="zh-CN"/>
              </w:rPr>
              <w:t>NA</w:t>
            </w:r>
          </w:p>
        </w:tc>
        <w:tc>
          <w:tcPr>
            <w:tcW w:w="919" w:type="pct"/>
            <w:noWrap w:val="0"/>
            <w:vAlign w:val="top"/>
          </w:tcPr>
          <w:p>
            <w:pPr>
              <w:pStyle w:val="34"/>
              <w:widowControl w:val="0"/>
              <w:bidi w:val="0"/>
              <w:jc w:val="both"/>
              <w:rPr>
                <w:rFonts w:hint="default"/>
              </w:rPr>
            </w:pPr>
          </w:p>
        </w:tc>
        <w:tc>
          <w:tcPr>
            <w:tcW w:w="394" w:type="pct"/>
            <w:noWrap w:val="0"/>
            <w:vAlign w:val="top"/>
          </w:tcPr>
          <w:p>
            <w:pPr>
              <w:pStyle w:val="34"/>
              <w:widowControl w:val="0"/>
              <w:bidi w:val="0"/>
              <w:jc w:val="both"/>
              <w:rPr>
                <w:rFonts w:hint="default"/>
                <w:lang w:val="en-US" w:eastAsia="zh-CN"/>
              </w:rPr>
            </w:pPr>
            <w:r>
              <w:rPr>
                <w:rFonts w:hint="eastAsia"/>
                <w:lang w:val="en-US" w:eastAsia="zh-CN"/>
              </w:rPr>
              <w:t>22字节</w:t>
            </w:r>
          </w:p>
        </w:tc>
        <w:tc>
          <w:tcPr>
            <w:tcW w:w="374" w:type="pct"/>
            <w:noWrap w:val="0"/>
            <w:vAlign w:val="top"/>
          </w:tcPr>
          <w:p>
            <w:pPr>
              <w:pStyle w:val="34"/>
              <w:widowControl w:val="0"/>
              <w:bidi w:val="0"/>
              <w:jc w:val="both"/>
              <w:rPr>
                <w:rFonts w:hint="eastAsia"/>
                <w:lang w:val="en-US" w:eastAsia="zh-CN"/>
              </w:rPr>
            </w:pPr>
            <w:r>
              <w:rPr>
                <w:rFonts w:hint="eastAsia"/>
                <w:lang w:val="en-US" w:eastAsia="zh-CN"/>
              </w:rPr>
              <w:t>NA</w:t>
            </w:r>
          </w:p>
        </w:tc>
        <w:tc>
          <w:tcPr>
            <w:tcW w:w="296" w:type="pct"/>
            <w:noWrap w:val="0"/>
            <w:vAlign w:val="top"/>
          </w:tcPr>
          <w:p>
            <w:pPr>
              <w:pStyle w:val="34"/>
              <w:widowControl w:val="0"/>
              <w:bidi w:val="0"/>
              <w:jc w:val="both"/>
              <w:rPr>
                <w:rFonts w:hint="eastAsia"/>
                <w:lang w:val="en-US" w:eastAsia="zh-CN"/>
              </w:rPr>
            </w:pPr>
            <w:r>
              <w:rPr>
                <w:rFonts w:hint="eastAsia"/>
                <w:lang w:val="en-US" w:eastAsia="zh-CN"/>
              </w:rPr>
              <w:t>无</w:t>
            </w:r>
          </w:p>
        </w:tc>
        <w:tc>
          <w:tcPr>
            <w:tcW w:w="440" w:type="pct"/>
            <w:noWrap w:val="0"/>
            <w:vAlign w:val="top"/>
          </w:tcPr>
          <w:p>
            <w:pPr>
              <w:pStyle w:val="34"/>
              <w:widowControl w:val="0"/>
              <w:bidi w:val="0"/>
              <w:jc w:val="both"/>
              <w:rPr>
                <w:rFonts w:hint="eastAsia"/>
                <w:lang w:val="en-US" w:eastAsia="zh-CN"/>
              </w:rPr>
            </w:pPr>
            <w:r>
              <w:rPr>
                <w:rFonts w:hint="eastAsia"/>
                <w:lang w:val="en-US" w:eastAsia="zh-CN"/>
              </w:rPr>
              <w:t>否</w:t>
            </w:r>
          </w:p>
        </w:tc>
        <w:tc>
          <w:tcPr>
            <w:tcW w:w="420" w:type="pct"/>
            <w:noWrap w:val="0"/>
            <w:vAlign w:val="top"/>
          </w:tcPr>
          <w:p>
            <w:pPr>
              <w:pStyle w:val="34"/>
              <w:widowControl w:val="0"/>
              <w:bidi w:val="0"/>
              <w:jc w:val="both"/>
              <w:rPr>
                <w:rFonts w:hint="default"/>
                <w:lang w:val="en-US" w:eastAsia="zh-CN"/>
              </w:rPr>
            </w:pPr>
            <w:r>
              <w:rPr>
                <w:rFonts w:hint="eastAsia"/>
                <w:lang w:val="en-US" w:eastAsia="zh-CN"/>
              </w:rPr>
              <w:t>系统输出</w:t>
            </w:r>
          </w:p>
        </w:tc>
        <w:tc>
          <w:tcPr>
            <w:tcW w:w="409" w:type="pct"/>
            <w:noWrap w:val="0"/>
            <w:vAlign w:val="top"/>
          </w:tcPr>
          <w:p>
            <w:pPr>
              <w:pStyle w:val="34"/>
              <w:widowControl w:val="0"/>
              <w:bidi w:val="0"/>
              <w:jc w:val="both"/>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4"/>
              <w:widowControl w:val="0"/>
              <w:bidi w:val="0"/>
              <w:jc w:val="both"/>
              <w:rPr>
                <w:rFonts w:hint="default"/>
                <w:lang w:val="en-US" w:eastAsia="zh-CN"/>
              </w:rPr>
            </w:pPr>
            <w:r>
              <w:rPr>
                <w:rFonts w:hint="eastAsia"/>
                <w:lang w:val="en-US" w:eastAsia="zh-CN"/>
              </w:rPr>
              <w:t>搜索内容</w:t>
            </w:r>
          </w:p>
        </w:tc>
        <w:tc>
          <w:tcPr>
            <w:tcW w:w="417" w:type="pct"/>
            <w:noWrap w:val="0"/>
            <w:vAlign w:val="top"/>
          </w:tcPr>
          <w:p>
            <w:pPr>
              <w:pStyle w:val="34"/>
              <w:widowControl w:val="0"/>
              <w:bidi w:val="0"/>
              <w:jc w:val="both"/>
              <w:rPr>
                <w:rFonts w:hint="default"/>
                <w:lang w:val="en-US" w:eastAsia="zh-CN"/>
              </w:rPr>
            </w:pPr>
            <w:r>
              <w:rPr>
                <w:rFonts w:hint="eastAsia"/>
                <w:lang w:val="en-US" w:eastAsia="zh-CN"/>
              </w:rPr>
              <w:t>字符串</w:t>
            </w:r>
          </w:p>
        </w:tc>
        <w:tc>
          <w:tcPr>
            <w:tcW w:w="471" w:type="pct"/>
            <w:noWrap w:val="0"/>
            <w:vAlign w:val="top"/>
          </w:tcPr>
          <w:p>
            <w:pPr>
              <w:pStyle w:val="34"/>
              <w:widowControl w:val="0"/>
              <w:bidi w:val="0"/>
              <w:jc w:val="both"/>
              <w:rPr>
                <w:rFonts w:hint="default"/>
                <w:lang w:val="en-US" w:eastAsia="zh-CN"/>
              </w:rPr>
            </w:pPr>
            <w:r>
              <w:rPr>
                <w:rFonts w:hint="eastAsia"/>
                <w:lang w:val="en-US" w:eastAsia="zh-CN"/>
              </w:rPr>
              <w:t>NA</w:t>
            </w:r>
          </w:p>
        </w:tc>
        <w:tc>
          <w:tcPr>
            <w:tcW w:w="440" w:type="pct"/>
            <w:noWrap w:val="0"/>
            <w:vAlign w:val="top"/>
          </w:tcPr>
          <w:p>
            <w:pPr>
              <w:pStyle w:val="34"/>
              <w:widowControl w:val="0"/>
              <w:bidi w:val="0"/>
              <w:jc w:val="both"/>
              <w:rPr>
                <w:rFonts w:hint="default"/>
                <w:lang w:val="en-US" w:eastAsia="zh-CN"/>
              </w:rPr>
            </w:pPr>
            <w:r>
              <w:rPr>
                <w:rFonts w:hint="eastAsia"/>
                <w:lang w:val="en-US" w:eastAsia="zh-CN"/>
              </w:rPr>
              <w:t>NA</w:t>
            </w:r>
          </w:p>
        </w:tc>
        <w:tc>
          <w:tcPr>
            <w:tcW w:w="919" w:type="pct"/>
            <w:noWrap w:val="0"/>
            <w:vAlign w:val="top"/>
          </w:tcPr>
          <w:p>
            <w:pPr>
              <w:pStyle w:val="34"/>
              <w:widowControl w:val="0"/>
              <w:bidi w:val="0"/>
              <w:jc w:val="both"/>
              <w:rPr>
                <w:rFonts w:hint="default"/>
              </w:rPr>
            </w:pPr>
            <w:r>
              <w:rPr>
                <w:rFonts w:hint="eastAsia"/>
              </w:rPr>
              <w:t>^[\u4E00-\u9FA5A-Za-z0-9_]+$</w:t>
            </w:r>
          </w:p>
        </w:tc>
        <w:tc>
          <w:tcPr>
            <w:tcW w:w="394" w:type="pct"/>
            <w:noWrap w:val="0"/>
            <w:vAlign w:val="top"/>
          </w:tcPr>
          <w:p>
            <w:pPr>
              <w:pStyle w:val="34"/>
              <w:widowControl w:val="0"/>
              <w:bidi w:val="0"/>
              <w:jc w:val="both"/>
              <w:rPr>
                <w:rFonts w:hint="default"/>
                <w:lang w:val="en-US" w:eastAsia="zh-CN"/>
              </w:rPr>
            </w:pPr>
            <w:r>
              <w:rPr>
                <w:rFonts w:hint="eastAsia"/>
                <w:lang w:val="en-US" w:eastAsia="zh-CN"/>
              </w:rPr>
              <w:t>22字节</w:t>
            </w:r>
          </w:p>
        </w:tc>
        <w:tc>
          <w:tcPr>
            <w:tcW w:w="374" w:type="pct"/>
            <w:noWrap w:val="0"/>
            <w:vAlign w:val="top"/>
          </w:tcPr>
          <w:p>
            <w:pPr>
              <w:pStyle w:val="34"/>
              <w:widowControl w:val="0"/>
              <w:bidi w:val="0"/>
              <w:jc w:val="both"/>
              <w:rPr>
                <w:rFonts w:hint="default"/>
                <w:lang w:val="en-US" w:eastAsia="zh-CN"/>
              </w:rPr>
            </w:pPr>
            <w:r>
              <w:rPr>
                <w:rFonts w:hint="eastAsia"/>
                <w:lang w:val="en-US" w:eastAsia="zh-CN"/>
              </w:rPr>
              <w:t>NA</w:t>
            </w:r>
          </w:p>
        </w:tc>
        <w:tc>
          <w:tcPr>
            <w:tcW w:w="296" w:type="pct"/>
            <w:noWrap w:val="0"/>
            <w:vAlign w:val="top"/>
          </w:tcPr>
          <w:p>
            <w:pPr>
              <w:pStyle w:val="34"/>
              <w:widowControl w:val="0"/>
              <w:bidi w:val="0"/>
              <w:jc w:val="both"/>
              <w:rPr>
                <w:rFonts w:hint="default"/>
                <w:lang w:val="en-US" w:eastAsia="zh-CN"/>
              </w:rPr>
            </w:pPr>
            <w:r>
              <w:rPr>
                <w:rFonts w:hint="eastAsia"/>
                <w:lang w:val="en-US" w:eastAsia="zh-CN"/>
              </w:rPr>
              <w:t>无</w:t>
            </w:r>
          </w:p>
        </w:tc>
        <w:tc>
          <w:tcPr>
            <w:tcW w:w="440" w:type="pct"/>
            <w:noWrap w:val="0"/>
            <w:vAlign w:val="top"/>
          </w:tcPr>
          <w:p>
            <w:pPr>
              <w:pStyle w:val="34"/>
              <w:widowControl w:val="0"/>
              <w:bidi w:val="0"/>
              <w:jc w:val="both"/>
              <w:rPr>
                <w:rFonts w:hint="default"/>
                <w:lang w:val="en-US" w:eastAsia="zh-CN"/>
              </w:rPr>
            </w:pPr>
            <w:r>
              <w:rPr>
                <w:rFonts w:hint="eastAsia"/>
                <w:lang w:val="en-US" w:eastAsia="zh-CN"/>
              </w:rPr>
              <w:t>否</w:t>
            </w:r>
          </w:p>
        </w:tc>
        <w:tc>
          <w:tcPr>
            <w:tcW w:w="420" w:type="pct"/>
            <w:noWrap w:val="0"/>
            <w:vAlign w:val="top"/>
          </w:tcPr>
          <w:p>
            <w:pPr>
              <w:pStyle w:val="34"/>
              <w:widowControl w:val="0"/>
              <w:bidi w:val="0"/>
              <w:jc w:val="both"/>
              <w:rPr>
                <w:rFonts w:hint="default"/>
                <w:lang w:val="en-US" w:eastAsia="zh-CN"/>
              </w:rPr>
            </w:pPr>
            <w:r>
              <w:rPr>
                <w:rFonts w:hint="eastAsia"/>
                <w:lang w:val="en-US" w:eastAsia="zh-CN"/>
              </w:rPr>
              <w:t>企业输入\</w:t>
            </w:r>
          </w:p>
          <w:p>
            <w:pPr>
              <w:pStyle w:val="34"/>
              <w:widowControl w:val="0"/>
              <w:bidi w:val="0"/>
              <w:jc w:val="both"/>
              <w:rPr>
                <w:rFonts w:hint="default"/>
                <w:lang w:val="en-US" w:eastAsia="zh-CN"/>
              </w:rPr>
            </w:pPr>
            <w:r>
              <w:rPr>
                <w:rFonts w:hint="eastAsia"/>
                <w:lang w:val="en-US" w:eastAsia="zh-CN"/>
              </w:rPr>
              <w:t>系统输出</w:t>
            </w:r>
          </w:p>
        </w:tc>
        <w:tc>
          <w:tcPr>
            <w:tcW w:w="409" w:type="pct"/>
            <w:noWrap w:val="0"/>
            <w:vAlign w:val="top"/>
          </w:tcPr>
          <w:p>
            <w:pPr>
              <w:pStyle w:val="34"/>
              <w:widowControl w:val="0"/>
              <w:bidi w:val="0"/>
              <w:jc w:val="both"/>
              <w:rPr>
                <w:rFonts w:hint="eastAsia"/>
              </w:rPr>
            </w:pPr>
          </w:p>
        </w:tc>
      </w:tr>
    </w:tbl>
    <w:p>
      <w:pPr>
        <w:spacing w:line="300" w:lineRule="auto"/>
        <w:rPr>
          <w:rFonts w:ascii="宋体" w:hAnsi="宋体" w:cs="宋体"/>
          <w:b/>
          <w:bCs/>
          <w:color w:val="000000"/>
          <w:kern w:val="0"/>
          <w:sz w:val="28"/>
          <w:szCs w:val="28"/>
        </w:rPr>
      </w:pPr>
    </w:p>
    <w:p>
      <w:pPr>
        <w:pStyle w:val="6"/>
        <w:numPr>
          <w:ilvl w:val="4"/>
          <w:numId w:val="13"/>
        </w:numPr>
        <w:bidi w:val="0"/>
      </w:pPr>
      <w:r>
        <w:rPr>
          <w:rFonts w:hint="eastAsia"/>
        </w:rPr>
        <w:t>数据项之间的关系</w:t>
      </w:r>
    </w:p>
    <w:p>
      <w:pPr>
        <w:bidi w:val="0"/>
      </w:pPr>
      <w:r>
        <w:rPr>
          <w:rFonts w:hint="eastAsia"/>
        </w:rPr>
        <w:t>无。</w:t>
      </w:r>
    </w:p>
    <w:p>
      <w:pPr>
        <w:pStyle w:val="6"/>
        <w:numPr>
          <w:ilvl w:val="4"/>
          <w:numId w:val="13"/>
        </w:numPr>
        <w:bidi w:val="0"/>
      </w:pPr>
      <w:r>
        <w:rPr>
          <w:rFonts w:hint="eastAsia"/>
        </w:rPr>
        <w:t>窗口有效性</w:t>
      </w:r>
    </w:p>
    <w:p>
      <w:pPr>
        <w:numPr>
          <w:ilvl w:val="0"/>
          <w:numId w:val="0"/>
        </w:numPr>
        <w:spacing w:line="300" w:lineRule="auto"/>
        <w:ind w:leftChars="0"/>
        <w:rPr>
          <w:rFonts w:ascii="宋体" w:hAnsi="宋体" w:cs="宋体"/>
          <w:color w:val="000000"/>
          <w:kern w:val="0"/>
          <w:sz w:val="21"/>
          <w:szCs w:val="21"/>
        </w:rPr>
      </w:pPr>
      <w:r>
        <w:rPr>
          <w:rFonts w:hint="eastAsia" w:ascii="宋体" w:hAnsi="宋体" w:cs="宋体"/>
          <w:color w:val="000000"/>
          <w:kern w:val="0"/>
          <w:sz w:val="24"/>
          <w:szCs w:val="24"/>
        </w:rPr>
        <w:t>从</w:t>
      </w:r>
      <w:r>
        <w:rPr>
          <w:rFonts w:hint="eastAsia" w:ascii="宋体" w:hAnsi="宋体" w:cs="宋体"/>
          <w:color w:val="000000"/>
          <w:kern w:val="0"/>
          <w:sz w:val="24"/>
          <w:szCs w:val="24"/>
          <w:lang w:val="en-US" w:eastAsia="zh-CN"/>
        </w:rPr>
        <w:t>企业</w:t>
      </w:r>
      <w:r>
        <w:rPr>
          <w:rFonts w:hint="eastAsia" w:ascii="宋体" w:hAnsi="宋体" w:cs="宋体"/>
          <w:color w:val="000000"/>
          <w:sz w:val="24"/>
          <w:szCs w:val="24"/>
        </w:rPr>
        <w:t>进入</w:t>
      </w:r>
      <w:r>
        <w:rPr>
          <w:rFonts w:hint="eastAsia" w:ascii="宋体" w:hAnsi="宋体" w:cs="宋体"/>
          <w:b w:val="0"/>
          <w:bCs w:val="0"/>
          <w:color w:val="000000"/>
          <w:kern w:val="0"/>
          <w:sz w:val="24"/>
          <w:szCs w:val="24"/>
          <w:lang w:val="en-US" w:eastAsia="zh-CN"/>
        </w:rPr>
        <w:t>企业端首页（EnterpriseInterface）</w:t>
      </w:r>
      <w:r>
        <w:rPr>
          <w:rFonts w:hint="eastAsia" w:ascii="宋体" w:hAnsi="宋体" w:cs="宋体"/>
          <w:color w:val="000000"/>
          <w:sz w:val="24"/>
          <w:szCs w:val="24"/>
        </w:rPr>
        <w:t>，点击“</w:t>
      </w:r>
      <w:r>
        <w:rPr>
          <w:rFonts w:hint="eastAsia" w:ascii="宋体" w:hAnsi="宋体" w:cs="宋体"/>
          <w:color w:val="000000"/>
          <w:sz w:val="24"/>
          <w:szCs w:val="24"/>
          <w:lang w:val="en-US" w:eastAsia="zh-CN"/>
        </w:rPr>
        <w:t>查看评价</w:t>
      </w:r>
      <w:r>
        <w:rPr>
          <w:rFonts w:hint="eastAsia" w:ascii="宋体" w:hAnsi="宋体" w:cs="宋体"/>
          <w:color w:val="000000"/>
          <w:sz w:val="24"/>
          <w:szCs w:val="24"/>
        </w:rPr>
        <w:t>”</w:t>
      </w:r>
      <w:r>
        <w:rPr>
          <w:rFonts w:hint="eastAsia" w:ascii="宋体" w:hAnsi="宋体" w:cs="宋体"/>
          <w:color w:val="000000"/>
          <w:sz w:val="24"/>
          <w:szCs w:val="24"/>
          <w:lang w:val="en-US" w:eastAsia="zh-CN"/>
        </w:rPr>
        <w:t>按钮后，点击“搜索”按钮开始</w:t>
      </w:r>
      <w:r>
        <w:rPr>
          <w:rFonts w:hint="eastAsia" w:ascii="宋体" w:hAnsi="宋体" w:cs="宋体"/>
          <w:color w:val="000000"/>
          <w:sz w:val="24"/>
          <w:szCs w:val="24"/>
        </w:rPr>
        <w:t>，到</w:t>
      </w:r>
      <w:r>
        <w:rPr>
          <w:rFonts w:hint="eastAsia" w:ascii="宋体" w:hAnsi="宋体" w:cs="宋体"/>
          <w:color w:val="000000"/>
          <w:sz w:val="24"/>
          <w:szCs w:val="24"/>
          <w:lang w:val="en-US" w:eastAsia="zh-CN"/>
        </w:rPr>
        <w:t>企业</w:t>
      </w:r>
      <w:r>
        <w:rPr>
          <w:rFonts w:hint="eastAsia" w:ascii="宋体" w:hAnsi="宋体" w:cs="宋体"/>
          <w:color w:val="000000"/>
          <w:sz w:val="24"/>
          <w:szCs w:val="24"/>
        </w:rPr>
        <w:t>点击</w:t>
      </w:r>
      <w:r>
        <w:rPr>
          <w:rFonts w:hint="eastAsia" w:ascii="宋体" w:hAnsi="宋体" w:cs="宋体"/>
          <w:b w:val="0"/>
          <w:bCs w:val="0"/>
          <w:color w:val="000000"/>
          <w:kern w:val="0"/>
          <w:sz w:val="24"/>
          <w:szCs w:val="24"/>
          <w:lang w:val="en-US" w:eastAsia="zh-CN"/>
        </w:rPr>
        <w:t>企业端首页（EnterpriseInterface）</w:t>
      </w:r>
      <w:r>
        <w:rPr>
          <w:rFonts w:hint="eastAsia" w:ascii="宋体" w:hAnsi="宋体" w:cs="宋体"/>
          <w:color w:val="000000"/>
          <w:sz w:val="24"/>
          <w:szCs w:val="24"/>
        </w:rPr>
        <w:t>的“</w:t>
      </w:r>
      <w:r>
        <w:rPr>
          <w:rFonts w:hint="eastAsia" w:ascii="宋体" w:hAnsi="宋体" w:cs="宋体"/>
          <w:color w:val="000000"/>
          <w:sz w:val="24"/>
          <w:szCs w:val="24"/>
          <w:lang w:val="en-US" w:eastAsia="zh-CN"/>
        </w:rPr>
        <w:t>企业标志图片</w:t>
      </w:r>
      <w:r>
        <w:rPr>
          <w:rFonts w:hint="eastAsia" w:ascii="宋体" w:hAnsi="宋体" w:cs="宋体"/>
          <w:color w:val="000000"/>
          <w:sz w:val="24"/>
          <w:szCs w:val="24"/>
        </w:rPr>
        <w:t>”按钮结束。</w:t>
      </w:r>
    </w:p>
    <w:p>
      <w:pPr>
        <w:pStyle w:val="6"/>
        <w:numPr>
          <w:ilvl w:val="4"/>
          <w:numId w:val="13"/>
        </w:numPr>
        <w:bidi w:val="0"/>
      </w:pPr>
      <w:r>
        <w:rPr>
          <w:rFonts w:hint="eastAsia"/>
        </w:rPr>
        <w:t>与其它输入/输出的关系</w:t>
      </w:r>
    </w:p>
    <w:p>
      <w:pPr>
        <w:bidi w:val="0"/>
        <w:rPr>
          <w:rFonts w:ascii="宋体" w:hAnsi="宋体" w:cs="宋体"/>
          <w:color w:val="000000"/>
          <w:kern w:val="0"/>
          <w:sz w:val="24"/>
          <w:szCs w:val="24"/>
        </w:rPr>
      </w:pPr>
      <w:r>
        <w:rPr>
          <w:rFonts w:hint="eastAsia"/>
        </w:rPr>
        <w:t>使用了</w:t>
      </w:r>
      <w:r>
        <w:rPr>
          <w:rFonts w:hint="eastAsia"/>
          <w:lang w:eastAsia="zh-CN"/>
        </w:rPr>
        <w:t>“</w:t>
      </w:r>
      <w:r>
        <w:rPr>
          <w:rFonts w:hint="eastAsia"/>
          <w:lang w:val="en-US" w:eastAsia="zh-CN"/>
        </w:rPr>
        <w:t>添加员工</w:t>
      </w:r>
      <w:r>
        <w:rPr>
          <w:rFonts w:hint="eastAsia"/>
          <w:lang w:eastAsia="zh-CN"/>
        </w:rPr>
        <w:t>”</w:t>
      </w:r>
      <w:r>
        <w:rPr>
          <w:rFonts w:hint="eastAsia"/>
          <w:lang w:val="en-US" w:eastAsia="zh-CN"/>
        </w:rPr>
        <w:t>功能输入的姓名和手机号；使用了“服务评价”功能提交的评价星级信息，以及好差评信息</w:t>
      </w:r>
      <w:r>
        <w:rPr>
          <w:rFonts w:hint="eastAsia"/>
        </w:rPr>
        <w:t>。</w:t>
      </w:r>
    </w:p>
    <w:p>
      <w:pPr>
        <w:pStyle w:val="6"/>
        <w:numPr>
          <w:ilvl w:val="4"/>
          <w:numId w:val="13"/>
        </w:numPr>
        <w:bidi w:val="0"/>
      </w:pPr>
      <w:r>
        <w:rPr>
          <w:rFonts w:hint="eastAsia"/>
        </w:rPr>
        <w:t>窗口布局</w:t>
      </w:r>
    </w:p>
    <w:p>
      <w:r>
        <w:rPr>
          <w:rFonts w:hint="eastAsia" w:ascii="宋体" w:hAnsi="宋体" w:cs="宋体"/>
          <w:color w:val="000000"/>
          <w:kern w:val="0"/>
          <w:sz w:val="24"/>
          <w:szCs w:val="24"/>
        </w:rPr>
        <w:t>层叠</w:t>
      </w:r>
    </w:p>
    <w:p>
      <w:pPr>
        <w:pStyle w:val="6"/>
        <w:numPr>
          <w:ilvl w:val="4"/>
          <w:numId w:val="13"/>
        </w:numPr>
        <w:bidi w:val="0"/>
      </w:pPr>
      <w:r>
        <w:rPr>
          <w:rFonts w:hint="eastAsia"/>
        </w:rPr>
        <w:t>反馈信息</w:t>
      </w:r>
    </w:p>
    <w:p>
      <w:r>
        <w:rPr>
          <w:rFonts w:hint="eastAsia" w:ascii="宋体" w:hAnsi="宋体" w:cs="宋体"/>
          <w:color w:val="000000"/>
          <w:kern w:val="0"/>
          <w:sz w:val="24"/>
          <w:szCs w:val="24"/>
        </w:rPr>
        <w:t>1.</w:t>
      </w:r>
      <w:r>
        <w:rPr>
          <w:rFonts w:hint="eastAsia" w:ascii="宋体" w:hAnsi="宋体" w:cs="宋体"/>
          <w:color w:val="000000"/>
          <w:sz w:val="24"/>
          <w:szCs w:val="24"/>
        </w:rPr>
        <w:t>错误提示：</w:t>
      </w:r>
      <w:r>
        <w:rPr>
          <w:rFonts w:hint="eastAsia" w:ascii="宋体" w:hAnsi="宋体" w:cs="宋体"/>
          <w:color w:val="000000"/>
          <w:sz w:val="24"/>
          <w:szCs w:val="24"/>
          <w:lang w:val="en-US" w:eastAsia="zh-CN"/>
        </w:rPr>
        <w:t>未查询到相关记录</w:t>
      </w:r>
    </w:p>
    <w:p>
      <w:pPr>
        <w:pStyle w:val="6"/>
        <w:numPr>
          <w:ilvl w:val="4"/>
          <w:numId w:val="13"/>
        </w:numPr>
        <w:bidi w:val="0"/>
      </w:pPr>
      <w:r>
        <w:rPr>
          <w:rFonts w:hint="eastAsia"/>
        </w:rPr>
        <w:t>命令的执行方式</w:t>
      </w:r>
    </w:p>
    <w:p>
      <w:r>
        <w:rPr>
          <w:rFonts w:hint="eastAsia" w:ascii="宋体" w:hAnsi="宋体" w:cs="宋体"/>
          <w:b w:val="0"/>
          <w:bCs w:val="0"/>
          <w:color w:val="000000"/>
          <w:kern w:val="0"/>
          <w:sz w:val="24"/>
          <w:szCs w:val="24"/>
          <w:lang w:val="en-US" w:eastAsia="zh-CN"/>
        </w:rPr>
        <w:t>企业</w:t>
      </w:r>
      <w:r>
        <w:rPr>
          <w:rFonts w:hint="eastAsia" w:ascii="宋体" w:hAnsi="宋体" w:cs="宋体"/>
          <w:b w:val="0"/>
          <w:bCs w:val="0"/>
          <w:color w:val="000000"/>
          <w:sz w:val="24"/>
          <w:szCs w:val="24"/>
        </w:rPr>
        <w:t>进入</w:t>
      </w:r>
      <w:r>
        <w:rPr>
          <w:rFonts w:hint="eastAsia" w:ascii="宋体" w:hAnsi="宋体" w:cs="宋体"/>
          <w:b w:val="0"/>
          <w:bCs w:val="0"/>
          <w:color w:val="000000"/>
          <w:kern w:val="2"/>
          <w:sz w:val="24"/>
          <w:szCs w:val="24"/>
          <w:lang w:val="en-US" w:eastAsia="zh-CN" w:bidi="ar"/>
        </w:rPr>
        <w:t>企业端</w:t>
      </w:r>
      <w:r>
        <w:rPr>
          <w:rFonts w:hint="eastAsia" w:ascii="宋体" w:hAnsi="宋体" w:eastAsia="宋体" w:cs="宋体"/>
          <w:b w:val="0"/>
          <w:bCs w:val="0"/>
          <w:color w:val="000000"/>
          <w:kern w:val="2"/>
          <w:sz w:val="24"/>
          <w:szCs w:val="24"/>
          <w:lang w:val="en-US" w:eastAsia="zh-CN" w:bidi="ar"/>
        </w:rPr>
        <w:t>首页</w:t>
      </w:r>
      <w:r>
        <w:rPr>
          <w:rFonts w:hint="eastAsia" w:ascii="宋体" w:hAnsi="宋体" w:eastAsia="Times New Roman" w:cs="宋体"/>
          <w:b w:val="0"/>
          <w:bCs w:val="0"/>
          <w:color w:val="000000"/>
          <w:kern w:val="2"/>
          <w:sz w:val="24"/>
          <w:szCs w:val="24"/>
          <w:lang w:val="en-US" w:eastAsia="zh-CN" w:bidi="ar"/>
        </w:rPr>
        <w:t>(</w:t>
      </w:r>
      <w:r>
        <w:rPr>
          <w:rFonts w:hint="eastAsia" w:ascii="宋体" w:hAnsi="宋体" w:cs="宋体"/>
          <w:b w:val="0"/>
          <w:bCs w:val="0"/>
          <w:color w:val="000000"/>
          <w:kern w:val="2"/>
          <w:sz w:val="24"/>
          <w:szCs w:val="24"/>
          <w:lang w:val="en-US" w:eastAsia="zh-CN" w:bidi="ar"/>
        </w:rPr>
        <w:t>EnterpriseInterface</w:t>
      </w:r>
      <w:r>
        <w:rPr>
          <w:rFonts w:hint="eastAsia" w:ascii="宋体" w:hAnsi="宋体" w:eastAsia="Times New Roman" w:cs="宋体"/>
          <w:b w:val="0"/>
          <w:bCs w:val="0"/>
          <w:color w:val="000000"/>
          <w:kern w:val="2"/>
          <w:sz w:val="24"/>
          <w:szCs w:val="24"/>
          <w:lang w:val="en-US" w:eastAsia="zh-CN" w:bidi="ar"/>
        </w:rPr>
        <w:t>)</w:t>
      </w:r>
      <w:r>
        <w:rPr>
          <w:rFonts w:hint="eastAsia" w:ascii="宋体" w:hAnsi="宋体" w:cs="宋体"/>
          <w:b w:val="0"/>
          <w:bCs w:val="0"/>
          <w:color w:val="000000"/>
          <w:sz w:val="24"/>
          <w:szCs w:val="24"/>
        </w:rPr>
        <w:t>，点击“</w:t>
      </w:r>
      <w:r>
        <w:rPr>
          <w:rFonts w:hint="eastAsia" w:ascii="宋体" w:hAnsi="宋体" w:cs="宋体"/>
          <w:b w:val="0"/>
          <w:bCs w:val="0"/>
          <w:color w:val="000000"/>
          <w:sz w:val="24"/>
          <w:szCs w:val="24"/>
          <w:lang w:val="en-US" w:eastAsia="zh-CN"/>
        </w:rPr>
        <w:t>查看评价</w:t>
      </w:r>
      <w:r>
        <w:rPr>
          <w:rFonts w:hint="eastAsia" w:ascii="宋体" w:hAnsi="宋体" w:cs="宋体"/>
          <w:b w:val="0"/>
          <w:bCs w:val="0"/>
          <w:color w:val="000000"/>
          <w:sz w:val="24"/>
          <w:szCs w:val="24"/>
        </w:rPr>
        <w:t>”按钮</w:t>
      </w:r>
      <w:r>
        <w:rPr>
          <w:rFonts w:hint="eastAsia" w:ascii="宋体" w:hAnsi="宋体" w:cs="宋体"/>
          <w:b w:val="0"/>
          <w:bCs w:val="0"/>
          <w:color w:val="000000"/>
          <w:sz w:val="24"/>
          <w:szCs w:val="24"/>
          <w:lang w:val="en-US" w:eastAsia="zh-CN"/>
        </w:rPr>
        <w:t>后，点击“搜索”按钮</w:t>
      </w:r>
      <w:r>
        <w:rPr>
          <w:rFonts w:hint="eastAsia" w:ascii="宋体" w:hAnsi="宋体" w:cs="宋体"/>
          <w:b w:val="0"/>
          <w:bCs w:val="0"/>
          <w:color w:val="000000"/>
          <w:sz w:val="24"/>
          <w:szCs w:val="24"/>
        </w:rPr>
        <w:t>开始执行</w:t>
      </w:r>
      <w:r>
        <w:rPr>
          <w:rFonts w:hint="eastAsia" w:ascii="宋体" w:hAnsi="宋体" w:cs="宋体"/>
          <w:color w:val="000000"/>
          <w:sz w:val="24"/>
          <w:szCs w:val="24"/>
        </w:rPr>
        <w:t>。</w:t>
      </w:r>
    </w:p>
    <w:p>
      <w:pPr>
        <w:spacing w:line="300" w:lineRule="auto"/>
        <w:rPr>
          <w:rFonts w:hint="eastAsia" w:ascii="宋体" w:hAnsi="宋体" w:cs="宋体"/>
          <w:color w:val="000000"/>
          <w:sz w:val="24"/>
          <w:szCs w:val="24"/>
        </w:rPr>
      </w:pPr>
    </w:p>
    <w:p>
      <w:pPr>
        <w:bidi w:val="0"/>
        <w:ind w:left="0" w:leftChars="0" w:firstLine="0" w:firstLineChars="0"/>
        <w:rPr>
          <w:rFonts w:hint="eastAsia"/>
          <w:lang w:val="en-US" w:eastAsia="zh-CN"/>
        </w:rPr>
      </w:pPr>
    </w:p>
    <w:p>
      <w:pPr>
        <w:pStyle w:val="4"/>
        <w:numPr>
          <w:ilvl w:val="2"/>
          <w:numId w:val="13"/>
        </w:numPr>
        <w:bidi w:val="0"/>
        <w:rPr>
          <w:rFonts w:hint="default"/>
          <w:lang w:val="en-US" w:eastAsia="zh-CN"/>
        </w:rPr>
      </w:pPr>
      <w:bookmarkStart w:id="83" w:name="_Toc12521"/>
      <w:r>
        <w:rPr>
          <w:rFonts w:hint="eastAsia"/>
          <w:lang w:val="en-US" w:eastAsia="zh-CN"/>
        </w:rPr>
        <w:t>运营维护人员相关界面</w:t>
      </w:r>
      <w:bookmarkEnd w:id="83"/>
    </w:p>
    <w:p>
      <w:pPr>
        <w:pStyle w:val="5"/>
        <w:numPr>
          <w:ilvl w:val="3"/>
          <w:numId w:val="13"/>
        </w:numPr>
        <w:bidi w:val="0"/>
        <w:ind w:left="850" w:leftChars="0" w:hanging="850" w:firstLineChars="0"/>
        <w:rPr>
          <w:rFonts w:hint="default"/>
          <w:lang w:val="en-US" w:eastAsia="zh-CN"/>
        </w:rPr>
      </w:pPr>
      <w:r>
        <w:rPr>
          <w:rFonts w:hint="eastAsia"/>
          <w:lang w:val="en-US" w:eastAsia="zh-CN"/>
        </w:rPr>
        <w:t>查看日志</w:t>
      </w:r>
    </w:p>
    <w:p>
      <w:pPr>
        <w:pStyle w:val="6"/>
        <w:numPr>
          <w:ilvl w:val="4"/>
          <w:numId w:val="13"/>
        </w:numPr>
        <w:bidi w:val="0"/>
        <w:ind w:left="991" w:leftChars="0" w:hanging="991" w:firstLineChars="0"/>
        <w:outlineLvl w:val="9"/>
      </w:pPr>
      <w:r>
        <w:rPr>
          <w:rFonts w:hint="eastAsia"/>
        </w:rPr>
        <w:t>窗口标题：</w:t>
      </w:r>
    </w:p>
    <w:p>
      <w:pPr>
        <w:bidi w:val="0"/>
        <w:rPr>
          <w:rFonts w:hint="eastAsia" w:eastAsia="宋体"/>
          <w:lang w:val="en-US" w:eastAsia="zh-CN"/>
        </w:rPr>
      </w:pPr>
      <w:r>
        <w:rPr>
          <w:rFonts w:hint="eastAsia"/>
          <w:lang w:val="en-US" w:eastAsia="zh-CN"/>
        </w:rPr>
        <w:t>易生活客户服务系统日志</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Log</w:t>
      </w:r>
      <w:r>
        <w:rPr>
          <w:rFonts w:hint="eastAsia"/>
          <w:lang w:val="en-US" w:eastAsia="zh-CN"/>
        </w:rPr>
        <w:t>Viewer</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系统管理员通过查看日志排查软件缺陷，便于及时维护软件。</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pPr>
      <w:r>
        <w:drawing>
          <wp:inline distT="0" distB="0" distL="114300" distR="114300">
            <wp:extent cx="5266690" cy="2131695"/>
            <wp:effectExtent l="0" t="0" r="10160" b="190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6"/>
                    <a:stretch>
                      <a:fillRect/>
                    </a:stretch>
                  </pic:blipFill>
                  <pic:spPr>
                    <a:xfrm>
                      <a:off x="0" y="0"/>
                      <a:ext cx="5266690" cy="2131695"/>
                    </a:xfrm>
                    <a:prstGeom prst="rect">
                      <a:avLst/>
                    </a:prstGeom>
                    <a:noFill/>
                    <a:ln>
                      <a:noFill/>
                    </a:ln>
                  </pic:spPr>
                </pic:pic>
              </a:graphicData>
            </a:graphic>
          </wp:inline>
        </w:drawing>
      </w:r>
    </w:p>
    <w:p>
      <w:pPr>
        <w:pStyle w:val="10"/>
        <w:bidi w:val="0"/>
        <w:ind w:left="0" w:leftChars="0" w:firstLine="0" w:firstLineChars="0"/>
        <w:rPr>
          <w:rFonts w:hint="default" w:eastAsia="宋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日志查看</w:t>
      </w:r>
      <w:r>
        <w:rPr>
          <w:rFonts w:hint="eastAsia"/>
          <w:lang w:val="en-US" w:eastAsia="zh-CN"/>
        </w:rPr>
        <w:t>界面布局</w:t>
      </w:r>
    </w:p>
    <w:p>
      <w:pPr>
        <w:pStyle w:val="6"/>
        <w:numPr>
          <w:ilvl w:val="4"/>
          <w:numId w:val="13"/>
        </w:numPr>
        <w:bidi w:val="0"/>
        <w:ind w:left="991" w:leftChars="0" w:hanging="991" w:firstLineChars="0"/>
        <w:outlineLvl w:val="9"/>
      </w:pPr>
      <w:r>
        <w:rPr>
          <w:rFonts w:hint="eastAsia"/>
        </w:rPr>
        <w:t>数据项描述：</w:t>
      </w:r>
    </w:p>
    <w:p>
      <w:pPr>
        <w:bidi w:val="0"/>
        <w:rPr>
          <w:rFonts w:hint="default"/>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接受其他功能的输入，并将其输出。</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拥有权限的管理员登录管理端。</w:t>
      </w:r>
    </w:p>
    <w:p>
      <w:pPr>
        <w:pStyle w:val="3"/>
        <w:numPr>
          <w:ilvl w:val="1"/>
          <w:numId w:val="13"/>
        </w:numPr>
        <w:bidi w:val="0"/>
        <w:ind w:left="0" w:leftChars="0" w:firstLine="0" w:firstLineChars="0"/>
      </w:pPr>
      <w:bookmarkStart w:id="84" w:name="_Toc27521"/>
      <w:bookmarkStart w:id="85" w:name="_Toc16706"/>
      <w:r>
        <w:rPr>
          <w:rFonts w:hint="eastAsia"/>
        </w:rPr>
        <w:t>功能需求</w:t>
      </w:r>
      <w:bookmarkEnd w:id="84"/>
      <w:bookmarkEnd w:id="85"/>
    </w:p>
    <w:p>
      <w:pPr>
        <w:pStyle w:val="4"/>
        <w:numPr>
          <w:ilvl w:val="2"/>
          <w:numId w:val="13"/>
        </w:numPr>
        <w:bidi w:val="0"/>
        <w:ind w:left="0" w:leftChars="0" w:firstLine="0" w:firstLineChars="0"/>
      </w:pPr>
      <w:bookmarkStart w:id="86" w:name="_Toc18902"/>
      <w:bookmarkStart w:id="87" w:name="_Toc8612"/>
      <w:r>
        <w:rPr>
          <w:rFonts w:hint="eastAsia"/>
        </w:rPr>
        <w:t>用例列表</w:t>
      </w:r>
      <w:bookmarkEnd w:id="86"/>
      <w:bookmarkEnd w:id="87"/>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12</w:t>
      </w:r>
      <w:r>
        <w:fldChar w:fldCharType="end"/>
      </w:r>
      <w:r>
        <w:rPr>
          <w:rFonts w:hint="eastAsia"/>
          <w:lang w:eastAsia="zh-CN"/>
        </w:rPr>
        <w:t xml:space="preserve"> 用例列表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0"/>
        <w:gridCol w:w="4807"/>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50" w:type="dxa"/>
          </w:tcPr>
          <w:p>
            <w:pPr>
              <w:pStyle w:val="34"/>
              <w:widowControl w:val="0"/>
              <w:jc w:val="center"/>
              <w:rPr>
                <w:rFonts w:eastAsia="Times New Roman"/>
                <w:b/>
                <w:bCs/>
              </w:rPr>
            </w:pPr>
            <w:r>
              <w:rPr>
                <w:rFonts w:hint="eastAsia" w:eastAsia="Times New Roman"/>
                <w:b/>
                <w:bCs/>
              </w:rPr>
              <w:t>序号</w:t>
            </w:r>
          </w:p>
        </w:tc>
        <w:tc>
          <w:tcPr>
            <w:tcW w:w="4807" w:type="dxa"/>
          </w:tcPr>
          <w:p>
            <w:pPr>
              <w:pStyle w:val="34"/>
              <w:widowControl w:val="0"/>
              <w:jc w:val="center"/>
              <w:rPr>
                <w:rFonts w:eastAsia="Times New Roman"/>
                <w:b/>
                <w:bCs/>
              </w:rPr>
            </w:pPr>
            <w:r>
              <w:rPr>
                <w:rFonts w:hint="eastAsia" w:eastAsia="Times New Roman"/>
                <w:b/>
                <w:bCs/>
              </w:rPr>
              <w:t>用例名</w:t>
            </w:r>
          </w:p>
        </w:tc>
        <w:tc>
          <w:tcPr>
            <w:tcW w:w="2265" w:type="dxa"/>
          </w:tcPr>
          <w:p>
            <w:pPr>
              <w:pStyle w:val="34"/>
              <w:widowControl w:val="0"/>
              <w:jc w:val="center"/>
              <w:rPr>
                <w:rFonts w:eastAsia="Times New Roman"/>
                <w:b/>
                <w:bCs/>
              </w:rPr>
            </w:pPr>
            <w:r>
              <w:rPr>
                <w:rFonts w:hint="eastAsia" w:eastAsia="Times New Roman"/>
                <w:b/>
                <w:bCs/>
              </w:rPr>
              <w:t>用例标识符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pPr>
            <w:r>
              <w:rPr>
                <w:rFonts w:hint="eastAsia"/>
              </w:rPr>
              <w:t>1</w:t>
            </w:r>
          </w:p>
        </w:tc>
        <w:tc>
          <w:tcPr>
            <w:tcW w:w="4807" w:type="dxa"/>
          </w:tcPr>
          <w:p>
            <w:pPr>
              <w:pStyle w:val="34"/>
              <w:widowControl w:val="0"/>
              <w:bidi w:val="0"/>
              <w:jc w:val="both"/>
              <w:rPr>
                <w:rFonts w:hint="default" w:eastAsia="宋体"/>
                <w:lang w:val="en-US" w:eastAsia="zh-CN"/>
              </w:rPr>
            </w:pPr>
            <w:r>
              <w:rPr>
                <w:rFonts w:hint="eastAsia"/>
                <w:lang w:val="en-US" w:eastAsia="zh-CN"/>
              </w:rPr>
              <w:t>A</w:t>
            </w:r>
            <w:r>
              <w:rPr>
                <w:rFonts w:hint="default"/>
                <w:lang w:val="en-US"/>
              </w:rPr>
              <w:t>ppl</w:t>
            </w:r>
            <w:r>
              <w:rPr>
                <w:rFonts w:hint="eastAsia"/>
                <w:lang w:val="en-US" w:eastAsia="zh-CN"/>
              </w:rPr>
              <w:t>yTicket</w:t>
            </w:r>
          </w:p>
        </w:tc>
        <w:tc>
          <w:tcPr>
            <w:tcW w:w="2265" w:type="dxa"/>
          </w:tcPr>
          <w:p>
            <w:pPr>
              <w:pStyle w:val="34"/>
              <w:widowControl w:val="0"/>
              <w:bidi w:val="0"/>
              <w:jc w:val="both"/>
              <w:rPr>
                <w:rFonts w:hint="default"/>
                <w:lang w:val="en-US"/>
              </w:rPr>
            </w:pPr>
            <w:r>
              <w:rPr>
                <w:rFonts w:hint="default"/>
                <w:lang w:val="en-US"/>
              </w:rPr>
              <w:t>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pPr>
            <w:r>
              <w:rPr>
                <w:rFonts w:hint="eastAsia"/>
              </w:rPr>
              <w:t>2</w:t>
            </w:r>
          </w:p>
        </w:tc>
        <w:tc>
          <w:tcPr>
            <w:tcW w:w="4807" w:type="dxa"/>
          </w:tcPr>
          <w:p>
            <w:pPr>
              <w:pStyle w:val="34"/>
              <w:widowControl w:val="0"/>
              <w:bidi w:val="0"/>
              <w:jc w:val="both"/>
              <w:rPr>
                <w:rFonts w:hint="default" w:eastAsia="宋体"/>
                <w:lang w:val="en-US" w:eastAsia="zh-CN"/>
              </w:rPr>
            </w:pPr>
            <w:r>
              <w:rPr>
                <w:rFonts w:hint="eastAsia"/>
                <w:lang w:val="en-US" w:eastAsia="zh-CN"/>
              </w:rPr>
              <w:t>SubmitTicket</w:t>
            </w:r>
          </w:p>
        </w:tc>
        <w:tc>
          <w:tcPr>
            <w:tcW w:w="2265" w:type="dxa"/>
          </w:tcPr>
          <w:p>
            <w:pPr>
              <w:pStyle w:val="34"/>
              <w:widowControl w:val="0"/>
              <w:bidi w:val="0"/>
              <w:jc w:val="both"/>
              <w:rPr>
                <w:rFonts w:hint="default"/>
                <w:lang w:val="en-US"/>
              </w:rPr>
            </w:pPr>
            <w:r>
              <w:rPr>
                <w:rFonts w:hint="eastAsia"/>
                <w:lang w:val="en-US" w:eastAsia="zh-CN"/>
              </w:rPr>
              <w:t>S</w:t>
            </w:r>
            <w:r>
              <w:rPr>
                <w:rFonts w:hint="default"/>
                <w:lang w:val="en-US"/>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pPr>
            <w:r>
              <w:rPr>
                <w:rFonts w:hint="eastAsia"/>
              </w:rPr>
              <w:t>3</w:t>
            </w:r>
          </w:p>
        </w:tc>
        <w:tc>
          <w:tcPr>
            <w:tcW w:w="4807" w:type="dxa"/>
          </w:tcPr>
          <w:p>
            <w:pPr>
              <w:pStyle w:val="34"/>
              <w:widowControl w:val="0"/>
              <w:bidi w:val="0"/>
              <w:jc w:val="both"/>
              <w:rPr>
                <w:rFonts w:hint="default" w:eastAsia="宋体"/>
                <w:lang w:val="en-US" w:eastAsia="zh-CN"/>
              </w:rPr>
            </w:pPr>
            <w:r>
              <w:rPr>
                <w:rFonts w:hint="eastAsia"/>
                <w:lang w:val="en-US" w:eastAsia="zh-CN"/>
              </w:rPr>
              <w:t>C</w:t>
            </w:r>
            <w:r>
              <w:rPr>
                <w:rFonts w:hint="default"/>
                <w:lang w:val="en-US"/>
              </w:rPr>
              <w:t>los</w:t>
            </w:r>
            <w:r>
              <w:rPr>
                <w:rFonts w:hint="eastAsia"/>
                <w:lang w:val="en-US" w:eastAsia="zh-CN"/>
              </w:rPr>
              <w:t>eTticket</w:t>
            </w:r>
          </w:p>
        </w:tc>
        <w:tc>
          <w:tcPr>
            <w:tcW w:w="2265" w:type="dxa"/>
          </w:tcPr>
          <w:p>
            <w:pPr>
              <w:pStyle w:val="34"/>
              <w:widowControl w:val="0"/>
              <w:bidi w:val="0"/>
              <w:jc w:val="both"/>
              <w:rPr>
                <w:rFonts w:hint="default"/>
                <w:lang w:val="en-US"/>
              </w:rPr>
            </w:pPr>
            <w:r>
              <w:rPr>
                <w:rFonts w:hint="default"/>
                <w:lang w:val="en-US"/>
              </w:rPr>
              <w:t>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rPr>
                <w:rFonts w:hint="default"/>
                <w:lang w:val="en-US"/>
              </w:rPr>
            </w:pPr>
            <w:r>
              <w:rPr>
                <w:rFonts w:hint="default"/>
                <w:lang w:val="en-US"/>
              </w:rPr>
              <w:t>4</w:t>
            </w:r>
          </w:p>
        </w:tc>
        <w:tc>
          <w:tcPr>
            <w:tcW w:w="4807" w:type="dxa"/>
          </w:tcPr>
          <w:p>
            <w:pPr>
              <w:pStyle w:val="34"/>
              <w:widowControl w:val="0"/>
              <w:bidi w:val="0"/>
              <w:jc w:val="both"/>
              <w:rPr>
                <w:rFonts w:hint="default" w:eastAsia="宋体"/>
                <w:lang w:val="en-US" w:eastAsia="zh-CN"/>
              </w:rPr>
            </w:pPr>
            <w:r>
              <w:rPr>
                <w:rFonts w:hint="eastAsia"/>
                <w:lang w:val="en-US" w:eastAsia="zh-CN"/>
              </w:rPr>
              <w:t>R</w:t>
            </w:r>
            <w:r>
              <w:rPr>
                <w:rFonts w:hint="default"/>
                <w:lang w:val="en-US"/>
              </w:rPr>
              <w:t>eopen</w:t>
            </w:r>
            <w:r>
              <w:rPr>
                <w:rFonts w:hint="eastAsia"/>
                <w:lang w:val="en-US" w:eastAsia="zh-CN"/>
              </w:rPr>
              <w:t>Ticket</w:t>
            </w:r>
          </w:p>
        </w:tc>
        <w:tc>
          <w:tcPr>
            <w:tcW w:w="2265" w:type="dxa"/>
          </w:tcPr>
          <w:p>
            <w:pPr>
              <w:pStyle w:val="34"/>
              <w:widowControl w:val="0"/>
              <w:bidi w:val="0"/>
              <w:jc w:val="both"/>
              <w:rPr>
                <w:rFonts w:hint="default"/>
                <w:lang w:val="en-US"/>
              </w:rPr>
            </w:pPr>
            <w:r>
              <w:rPr>
                <w:rFonts w:hint="default"/>
                <w:lang w:val="en-US"/>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rPr>
                <w:rFonts w:hint="default"/>
                <w:lang w:val="en-US" w:eastAsia="zh-CN"/>
              </w:rPr>
            </w:pPr>
            <w:r>
              <w:rPr>
                <w:rFonts w:hint="eastAsia"/>
                <w:lang w:val="en-US" w:eastAsia="zh-CN"/>
              </w:rPr>
              <w:t>5</w:t>
            </w:r>
          </w:p>
        </w:tc>
        <w:tc>
          <w:tcPr>
            <w:tcW w:w="4807" w:type="dxa"/>
          </w:tcPr>
          <w:p>
            <w:pPr>
              <w:pStyle w:val="34"/>
              <w:widowControl w:val="0"/>
              <w:bidi w:val="0"/>
              <w:jc w:val="both"/>
              <w:rPr>
                <w:rFonts w:hint="default"/>
                <w:lang w:val="en-US" w:eastAsia="zh-CN"/>
              </w:rPr>
            </w:pPr>
            <w:r>
              <w:rPr>
                <w:rFonts w:hint="eastAsia"/>
                <w:lang w:val="en-US" w:eastAsia="zh-CN"/>
              </w:rPr>
              <w:t>DeleteTicket</w:t>
            </w:r>
          </w:p>
        </w:tc>
        <w:tc>
          <w:tcPr>
            <w:tcW w:w="2265" w:type="dxa"/>
          </w:tcPr>
          <w:p>
            <w:pPr>
              <w:pStyle w:val="34"/>
              <w:widowControl w:val="0"/>
              <w:bidi w:val="0"/>
              <w:jc w:val="both"/>
              <w:rPr>
                <w:rFonts w:hint="default"/>
                <w:lang w:val="en-US" w:eastAsia="zh-CN"/>
              </w:rPr>
            </w:pPr>
            <w:r>
              <w:rPr>
                <w:rFonts w:hint="eastAsia"/>
                <w:lang w:val="en-US" w:eastAsia="zh-CN"/>
              </w:rPr>
              <w:t>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rPr>
                <w:rFonts w:hint="default"/>
                <w:lang w:val="en-US" w:eastAsia="zh-CN"/>
              </w:rPr>
            </w:pPr>
            <w:bookmarkStart w:id="88" w:name="_Toc27621"/>
            <w:r>
              <w:rPr>
                <w:rFonts w:hint="eastAsia"/>
                <w:lang w:val="en-US" w:eastAsia="zh-CN"/>
              </w:rPr>
              <w:t>6</w:t>
            </w:r>
          </w:p>
        </w:tc>
        <w:tc>
          <w:tcPr>
            <w:tcW w:w="4807"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Feedback</w:t>
            </w:r>
          </w:p>
        </w:tc>
        <w:tc>
          <w:tcPr>
            <w:tcW w:w="2265"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FB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rPr>
                <w:rFonts w:hint="default"/>
                <w:lang w:val="en-US" w:eastAsia="zh-CN"/>
              </w:rPr>
            </w:pPr>
            <w:r>
              <w:rPr>
                <w:rFonts w:hint="eastAsia"/>
                <w:lang w:val="en-US" w:eastAsia="zh-CN"/>
              </w:rPr>
              <w:t>7</w:t>
            </w:r>
          </w:p>
        </w:tc>
        <w:tc>
          <w:tcPr>
            <w:tcW w:w="4807"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Complaints</w:t>
            </w:r>
          </w:p>
        </w:tc>
        <w:tc>
          <w:tcPr>
            <w:tcW w:w="2265"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CMP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rPr>
                <w:rFonts w:hint="default"/>
                <w:lang w:val="en-US" w:eastAsia="zh-CN"/>
              </w:rPr>
            </w:pPr>
            <w:r>
              <w:rPr>
                <w:rFonts w:hint="eastAsia"/>
                <w:lang w:val="en-US" w:eastAsia="zh-CN"/>
              </w:rPr>
              <w:t>8</w:t>
            </w:r>
          </w:p>
        </w:tc>
        <w:tc>
          <w:tcPr>
            <w:tcW w:w="4807"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EnterpriseImparting</w:t>
            </w:r>
          </w:p>
        </w:tc>
        <w:tc>
          <w:tcPr>
            <w:tcW w:w="2265"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4"/>
              <w:widowControl w:val="0"/>
              <w:bidi w:val="0"/>
              <w:jc w:val="center"/>
              <w:rPr>
                <w:rFonts w:hint="default"/>
                <w:lang w:val="en-US" w:eastAsia="zh-CN"/>
              </w:rPr>
            </w:pPr>
            <w:r>
              <w:rPr>
                <w:rFonts w:hint="eastAsia"/>
                <w:lang w:val="en-US" w:eastAsia="zh-CN"/>
              </w:rPr>
              <w:t>9</w:t>
            </w:r>
          </w:p>
        </w:tc>
        <w:tc>
          <w:tcPr>
            <w:tcW w:w="4807"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StaffRoleManage</w:t>
            </w:r>
          </w:p>
        </w:tc>
        <w:tc>
          <w:tcPr>
            <w:tcW w:w="2265"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SRM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4"/>
              <w:widowControl w:val="0"/>
              <w:bidi w:val="0"/>
              <w:jc w:val="center"/>
              <w:rPr>
                <w:rFonts w:hint="default"/>
                <w:lang w:val="en-US" w:eastAsia="zh-CN"/>
              </w:rPr>
            </w:pPr>
            <w:r>
              <w:rPr>
                <w:rFonts w:hint="eastAsia"/>
                <w:lang w:val="en-US" w:eastAsia="zh-CN"/>
              </w:rPr>
              <w:t>10</w:t>
            </w:r>
          </w:p>
        </w:tc>
        <w:tc>
          <w:tcPr>
            <w:tcW w:w="4807" w:type="dxa"/>
            <w:vAlign w:val="top"/>
          </w:tcPr>
          <w:p>
            <w:pPr>
              <w:pStyle w:val="34"/>
              <w:widowControl w:val="0"/>
              <w:tabs>
                <w:tab w:val="center" w:pos="2295"/>
              </w:tabs>
              <w:bidi w:val="0"/>
              <w:jc w:val="both"/>
              <w:rPr>
                <w:rFonts w:hint="default" w:ascii="Times New Roman" w:hAnsi="Times New Roman" w:eastAsia="宋体" w:cs="Times New Roman"/>
                <w:sz w:val="21"/>
                <w:lang w:val="en-US" w:eastAsia="zh-CN" w:bidi="ar-SA"/>
              </w:rPr>
            </w:pPr>
            <w:r>
              <w:rPr>
                <w:rFonts w:hint="eastAsia"/>
                <w:lang w:val="en-US" w:eastAsia="zh-CN"/>
              </w:rPr>
              <w:t>SetReply</w:t>
            </w:r>
          </w:p>
        </w:tc>
        <w:tc>
          <w:tcPr>
            <w:tcW w:w="2265"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SR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4"/>
              <w:widowControl w:val="0"/>
              <w:bidi w:val="0"/>
              <w:jc w:val="center"/>
              <w:rPr>
                <w:rFonts w:hint="default"/>
                <w:lang w:val="en-US" w:eastAsia="zh-CN"/>
              </w:rPr>
            </w:pPr>
            <w:r>
              <w:rPr>
                <w:rFonts w:hint="eastAsia"/>
                <w:lang w:val="en-US" w:eastAsia="zh-CN"/>
              </w:rPr>
              <w:t>11</w:t>
            </w:r>
          </w:p>
        </w:tc>
        <w:tc>
          <w:tcPr>
            <w:tcW w:w="4807"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AuthOverwrite</w:t>
            </w:r>
          </w:p>
        </w:tc>
        <w:tc>
          <w:tcPr>
            <w:tcW w:w="2265"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4"/>
              <w:widowControl w:val="0"/>
              <w:bidi w:val="0"/>
              <w:jc w:val="center"/>
              <w:rPr>
                <w:rFonts w:hint="default"/>
                <w:lang w:val="en-US" w:eastAsia="zh-CN"/>
              </w:rPr>
            </w:pPr>
            <w:r>
              <w:rPr>
                <w:rFonts w:hint="eastAsia"/>
                <w:lang w:val="en-US" w:eastAsia="zh-CN"/>
              </w:rPr>
              <w:t>12</w:t>
            </w:r>
          </w:p>
        </w:tc>
        <w:tc>
          <w:tcPr>
            <w:tcW w:w="4807" w:type="dxa"/>
          </w:tcPr>
          <w:p>
            <w:pPr>
              <w:pStyle w:val="34"/>
              <w:widowControl w:val="0"/>
              <w:bidi w:val="0"/>
              <w:jc w:val="both"/>
              <w:rPr>
                <w:rFonts w:hint="default"/>
                <w:lang w:val="en-US" w:eastAsia="zh-CN"/>
              </w:rPr>
            </w:pPr>
            <w:r>
              <w:rPr>
                <w:rFonts w:hint="eastAsia"/>
                <w:lang w:val="en-US" w:eastAsia="zh-CN"/>
              </w:rPr>
              <w:t>LogViewer</w:t>
            </w:r>
          </w:p>
        </w:tc>
        <w:tc>
          <w:tcPr>
            <w:tcW w:w="2265" w:type="dxa"/>
          </w:tcPr>
          <w:p>
            <w:pPr>
              <w:pStyle w:val="34"/>
              <w:widowControl w:val="0"/>
              <w:bidi w:val="0"/>
              <w:jc w:val="both"/>
              <w:rPr>
                <w:rFonts w:hint="default"/>
                <w:lang w:val="en-US" w:eastAsia="zh-CN"/>
              </w:rPr>
            </w:pPr>
            <w:r>
              <w:rPr>
                <w:rFonts w:hint="eastAsia"/>
                <w:lang w:val="en-US" w:eastAsia="zh-CN"/>
              </w:rPr>
              <w:t>LV</w:t>
            </w:r>
          </w:p>
        </w:tc>
      </w:tr>
    </w:tbl>
    <w:p>
      <w:pPr>
        <w:pStyle w:val="4"/>
        <w:numPr>
          <w:ilvl w:val="2"/>
          <w:numId w:val="13"/>
        </w:numPr>
        <w:ind w:left="0" w:leftChars="0" w:firstLine="0" w:firstLineChars="0"/>
        <w:rPr>
          <w:rFonts w:hint="eastAsia"/>
        </w:rPr>
      </w:pPr>
      <w:bookmarkStart w:id="89" w:name="_Toc812"/>
      <w:r>
        <w:rPr>
          <w:rFonts w:hint="eastAsia"/>
        </w:rPr>
        <w:t>详细用例</w:t>
      </w:r>
      <w:bookmarkEnd w:id="88"/>
      <w:bookmarkEnd w:id="89"/>
    </w:p>
    <w:p>
      <w:pPr>
        <w:pStyle w:val="5"/>
        <w:numPr>
          <w:ilvl w:val="3"/>
          <w:numId w:val="13"/>
        </w:numPr>
        <w:bidi w:val="0"/>
        <w:ind w:left="850" w:leftChars="0" w:hanging="850" w:firstLineChars="0"/>
        <w:rPr>
          <w:rFonts w:hint="default"/>
          <w:lang w:val="en-US" w:eastAsia="zh-CN"/>
        </w:rPr>
      </w:pPr>
      <w:r>
        <w:rPr>
          <w:rFonts w:hint="eastAsia"/>
          <w:lang w:val="en-US" w:eastAsia="zh-CN"/>
        </w:rPr>
        <w:t>申请服务单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13</w:t>
      </w:r>
      <w:r>
        <w:fldChar w:fldCharType="end"/>
      </w:r>
      <w:r>
        <w:rPr>
          <w:rFonts w:hint="eastAsia"/>
          <w:lang w:eastAsia="zh-CN"/>
        </w:rPr>
        <w:t xml:space="preserve"> 申请服务单用例表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ApplyTicket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hint="default" w:eastAsia="宋体"/>
                <w:lang w:val="en-US" w:eastAsia="zh-CN"/>
              </w:rPr>
            </w:pPr>
            <w:r>
              <w:rPr>
                <w:rFonts w:hint="eastAsia"/>
                <w:lang w:val="en-US" w:eastAsia="zh-CN"/>
              </w:rPr>
              <w:t>申请服务单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hint="default"/>
                <w:lang w:val="en-US" w:eastAsia="zh-CN"/>
              </w:rPr>
            </w:pPr>
            <w:r>
              <w:rPr>
                <w:rFonts w:hint="eastAsia"/>
                <w:lang w:val="en-US" w:eastAsia="zh-CN"/>
              </w:rPr>
              <w:t>2022年7月12日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hint="default"/>
                <w:lang w:val="en-US" w:eastAsia="zh-C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left"/>
              <w:rPr>
                <w:rFonts w:hint="eastAsia"/>
                <w:lang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用户因自身需求申请一张服务单与企业进行沟通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用户登录易生活客户服务系统,系统正常运行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系统向对应企业中创建一张服务单并在服务单信息表(TicketInfoList)中更新一条数据，返回服务单管理界面(TicketManager)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eastAsia="Times New Roman"/>
                <w:b/>
                <w:bCs/>
              </w:rPr>
            </w:pPr>
            <w:r>
              <w:rPr>
                <w:rFonts w:hint="eastAsia" w:eastAsia="Times New Roman"/>
                <w:b/>
                <w:bCs/>
              </w:rPr>
              <w:t>用户</w:t>
            </w:r>
          </w:p>
        </w:tc>
        <w:tc>
          <w:tcPr>
            <w:tcW w:w="4262" w:type="dxa"/>
            <w:gridSpan w:val="2"/>
          </w:tcPr>
          <w:p>
            <w:pPr>
              <w:pStyle w:val="34"/>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both"/>
              <w:rPr>
                <w:rFonts w:eastAsia="Times New Roman"/>
              </w:rPr>
            </w:pPr>
          </w:p>
        </w:tc>
        <w:tc>
          <w:tcPr>
            <w:tcW w:w="2130" w:type="dxa"/>
          </w:tcPr>
          <w:p>
            <w:pPr>
              <w:pStyle w:val="34"/>
              <w:widowControl w:val="0"/>
              <w:numPr>
                <w:ilvl w:val="0"/>
                <w:numId w:val="0"/>
              </w:numPr>
              <w:jc w:val="both"/>
              <w:rPr>
                <w:rFonts w:hint="default" w:eastAsia="宋体"/>
                <w:lang w:val="en-US" w:eastAsia="zh-CN"/>
              </w:rPr>
            </w:pPr>
            <w:r>
              <w:rPr>
                <w:rFonts w:hint="eastAsia"/>
                <w:lang w:val="en-US" w:eastAsia="zh-CN"/>
              </w:rPr>
              <w:t xml:space="preserve">1 </w:t>
            </w:r>
            <w:r>
              <w:rPr>
                <w:rFonts w:hint="eastAsia" w:eastAsia="Times New Roman"/>
              </w:rPr>
              <w:t>用户点击</w:t>
            </w:r>
            <w:r>
              <w:rPr>
                <w:rFonts w:hint="eastAsia"/>
                <w:lang w:val="en-US" w:eastAsia="zh-CN"/>
              </w:rPr>
              <w:t>系统发送的消息中</w:t>
            </w:r>
            <w:r>
              <w:rPr>
                <w:rFonts w:hint="default"/>
                <w:lang w:val="en-US" w:eastAsia="zh-CN"/>
              </w:rPr>
              <w:t>”</w:t>
            </w:r>
            <w:r>
              <w:rPr>
                <w:rFonts w:hint="eastAsia"/>
                <w:lang w:val="en-US" w:eastAsia="zh-CN"/>
              </w:rPr>
              <w:t>申请</w:t>
            </w:r>
            <w:r>
              <w:rPr>
                <w:rFonts w:hint="eastAsia"/>
                <w:b w:val="0"/>
                <w:bCs w:val="0"/>
                <w:lang w:val="en-US" w:eastAsia="zh-CN"/>
              </w:rPr>
              <w:t>服务单</w:t>
            </w:r>
            <w:r>
              <w:rPr>
                <w:rFonts w:hint="default"/>
                <w:lang w:val="en-US" w:eastAsia="zh-CN"/>
              </w:rPr>
              <w:t>”</w:t>
            </w:r>
            <w:r>
              <w:rPr>
                <w:rFonts w:hint="eastAsia"/>
                <w:lang w:val="en-US" w:eastAsia="zh-CN"/>
              </w:rPr>
              <w:t>按钮</w:t>
            </w:r>
          </w:p>
        </w:tc>
        <w:tc>
          <w:tcPr>
            <w:tcW w:w="4262" w:type="dxa"/>
            <w:gridSpan w:val="2"/>
          </w:tcPr>
          <w:p>
            <w:pPr>
              <w:pStyle w:val="34"/>
              <w:widowControl w:val="0"/>
              <w:jc w:val="both"/>
              <w:rPr>
                <w:rFonts w:hint="default" w:eastAsia="Times New Roman"/>
                <w:lang w:val="en-US"/>
              </w:rPr>
            </w:pPr>
            <w:r>
              <w:rPr>
                <w:rFonts w:hint="eastAsia"/>
                <w:lang w:val="en-US" w:eastAsia="zh-CN"/>
              </w:rPr>
              <w:t>2 系统检查该用户在当前服务器已经创建的服务单数量，若大于最大可创建数量，进入子事件流a；否则，系统向服务单信息表(TicketInfoList)中插入一条数据，并在界面中显示服务单组件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jc w:val="center"/>
              <w:rPr>
                <w:rFonts w:hint="eastAsia" w:ascii="Times New Roman" w:hAnsi="Times New Roman" w:eastAsia="宋体" w:cs="Times New Roman"/>
                <w:b/>
                <w:bCs/>
                <w:sz w:val="21"/>
                <w:lang w:val="en-US" w:eastAsia="zh-CN" w:bidi="ar-SA"/>
              </w:rPr>
            </w:pPr>
            <w:r>
              <w:rPr>
                <w:rFonts w:hint="eastAsia" w:eastAsia="Times New Roman"/>
                <w:b/>
                <w:bCs/>
              </w:rPr>
              <w:t>子事件流</w:t>
            </w:r>
            <w:r>
              <w:rPr>
                <w:rFonts w:hint="eastAsia"/>
                <w:b/>
                <w:bCs/>
                <w:lang w:val="en-US" w:eastAsia="zh-CN"/>
              </w:rPr>
              <w:t>a</w:t>
            </w:r>
          </w:p>
        </w:tc>
        <w:tc>
          <w:tcPr>
            <w:tcW w:w="6392" w:type="dxa"/>
            <w:gridSpan w:val="3"/>
            <w:vAlign w:val="top"/>
          </w:tcPr>
          <w:p>
            <w:pPr>
              <w:pStyle w:val="34"/>
              <w:widowControl w:val="0"/>
              <w:jc w:val="both"/>
              <w:rPr>
                <w:rFonts w:hint="eastAsia" w:ascii="Times New Roman" w:hAnsi="Times New Roman" w:eastAsia="宋体" w:cs="Times New Roman"/>
                <w:sz w:val="21"/>
                <w:lang w:val="en-US" w:eastAsia="zh-CN" w:bidi="ar-SA"/>
              </w:rPr>
            </w:pPr>
            <w:r>
              <w:rPr>
                <w:rFonts w:hint="eastAsia" w:eastAsia="Times New Roman"/>
              </w:rPr>
              <w:t>1.</w:t>
            </w:r>
            <w:r>
              <w:rPr>
                <w:rFonts w:hint="eastAsia"/>
                <w:lang w:val="en-US" w:eastAsia="zh-CN"/>
              </w:rPr>
              <w:t>系统向用户弹出提醒“您已经发送了过多服务单,请等待关闭后继续发送”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rPr>
          <w:rFonts w:hint="eastAsia" w:eastAsia="宋体"/>
          <w:color w:val="000000" w:themeColor="text1"/>
          <w:lang w:eastAsia="zh-CN"/>
          <w14:textFill>
            <w14:solidFill>
              <w14:schemeClr w14:val="tx1"/>
            </w14:solidFill>
          </w14:textFill>
        </w:rPr>
      </w:pPr>
    </w:p>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66690" cy="3745230"/>
            <wp:effectExtent l="0" t="0" r="10160" b="7620"/>
            <wp:docPr id="34" name="图片 34"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default" w:eastAsia="宋体"/>
          <w:color w:val="000000" w:themeColor="text1"/>
          <w:lang w:val="en-US" w:eastAsia="zh-CN"/>
          <w14:textFill>
            <w14:solidFill>
              <w14:schemeClr w14:val="tx1"/>
            </w14:solidFill>
          </w14:textFill>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eastAsia="zh-CN"/>
        </w:rPr>
        <w:t xml:space="preserve"> 服务单管理</w:t>
      </w:r>
      <w:r>
        <w:rPr>
          <w:rFonts w:hint="eastAsia"/>
          <w:lang w:val="en-US" w:eastAsia="zh-CN"/>
        </w:rPr>
        <w:t>界面</w:t>
      </w:r>
    </w:p>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72405" cy="720725"/>
            <wp:effectExtent l="0" t="0" r="4445" b="3175"/>
            <wp:docPr id="2" name="图片 2" descr="分类不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分类不存在"/>
                    <pic:cNvPicPr>
                      <a:picLocks noChangeAspect="1"/>
                    </pic:cNvPicPr>
                  </pic:nvPicPr>
                  <pic:blipFill>
                    <a:blip r:embed="rId28"/>
                    <a:srcRect l="-771" t="-2971" r="771" b="31226"/>
                    <a:stretch>
                      <a:fillRect/>
                    </a:stretch>
                  </pic:blipFill>
                  <pic:spPr>
                    <a:xfrm>
                      <a:off x="0" y="0"/>
                      <a:ext cx="5272405" cy="720725"/>
                    </a:xfrm>
                    <a:prstGeom prst="rect">
                      <a:avLst/>
                    </a:prstGeom>
                  </pic:spPr>
                </pic:pic>
              </a:graphicData>
            </a:graphic>
          </wp:inline>
        </w:drawing>
      </w:r>
    </w:p>
    <w:p>
      <w:pPr>
        <w:pStyle w:val="1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服务单分类不存在</w:t>
      </w:r>
    </w:p>
    <w:p>
      <w:pPr>
        <w:pStyle w:val="5"/>
        <w:numPr>
          <w:ilvl w:val="3"/>
          <w:numId w:val="13"/>
        </w:numPr>
        <w:bidi w:val="0"/>
        <w:ind w:left="850" w:leftChars="0" w:hanging="850" w:firstLineChars="0"/>
        <w:rPr>
          <w:rFonts w:hint="default"/>
          <w:lang w:val="en-US" w:eastAsia="zh-CN"/>
        </w:rPr>
      </w:pPr>
      <w:r>
        <w:rPr>
          <w:rFonts w:hint="eastAsia"/>
          <w:lang w:val="en-US" w:eastAsia="zh-CN"/>
        </w:rPr>
        <w:t>提交服务单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14</w:t>
      </w:r>
      <w:r>
        <w:fldChar w:fldCharType="end"/>
      </w:r>
      <w:r>
        <w:rPr>
          <w:rFonts w:hint="eastAsia"/>
          <w:lang w:eastAsia="zh-CN"/>
        </w:rPr>
        <w:t xml:space="preserve"> </w:t>
      </w:r>
      <w:r>
        <w:rPr>
          <w:rFonts w:hint="eastAsia"/>
          <w:lang w:val="en-US" w:eastAsia="zh-CN"/>
        </w:rPr>
        <w:t>提交服务单</w:t>
      </w:r>
      <w:r>
        <w:rPr>
          <w:rFonts w:hint="eastAsia"/>
          <w:lang w:eastAsia="zh-CN"/>
        </w:rPr>
        <w:t>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用例标识符</w:t>
            </w:r>
          </w:p>
        </w:tc>
        <w:tc>
          <w:tcPr>
            <w:tcW w:w="6393" w:type="dxa"/>
            <w:gridSpan w:val="3"/>
          </w:tcPr>
          <w:p>
            <w:pPr>
              <w:pStyle w:val="34"/>
              <w:widowControl w:val="0"/>
              <w:jc w:val="left"/>
              <w:rPr>
                <w:rFonts w:hint="default" w:eastAsia="宋体"/>
                <w:lang w:val="en-US" w:eastAsia="zh-CN"/>
              </w:rPr>
            </w:pPr>
            <w:r>
              <w:rPr>
                <w:rFonts w:hint="eastAsia"/>
                <w:lang w:val="en-US" w:eastAsia="zh-CN"/>
              </w:rPr>
              <w:t>SubmitTicket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用例名</w:t>
            </w:r>
          </w:p>
        </w:tc>
        <w:tc>
          <w:tcPr>
            <w:tcW w:w="6393" w:type="dxa"/>
            <w:gridSpan w:val="3"/>
          </w:tcPr>
          <w:p>
            <w:pPr>
              <w:pStyle w:val="34"/>
              <w:widowControl w:val="0"/>
              <w:jc w:val="left"/>
              <w:rPr>
                <w:rFonts w:eastAsia="Times New Roman"/>
              </w:rPr>
            </w:pPr>
            <w:r>
              <w:rPr>
                <w:rFonts w:hint="eastAsia"/>
                <w:lang w:val="en-US" w:eastAsia="zh-CN"/>
              </w:rPr>
              <w:t>提交服务单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用例的创建者</w:t>
            </w:r>
          </w:p>
        </w:tc>
        <w:tc>
          <w:tcPr>
            <w:tcW w:w="2131"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用例的创建时间</w:t>
            </w:r>
          </w:p>
        </w:tc>
        <w:tc>
          <w:tcPr>
            <w:tcW w:w="2131" w:type="dxa"/>
          </w:tcPr>
          <w:p>
            <w:pPr>
              <w:pStyle w:val="34"/>
              <w:widowControl w:val="0"/>
              <w:jc w:val="center"/>
              <w:rPr>
                <w:rFonts w:hint="default" w:eastAsia="宋体"/>
                <w:lang w:val="en-US" w:eastAsia="zh-CN"/>
              </w:rPr>
            </w:pPr>
            <w:r>
              <w:rPr>
                <w:rFonts w:hint="eastAsia"/>
                <w:lang w:val="en-US" w:eastAsia="zh-CN"/>
              </w:rPr>
              <w:t>2022年7月13日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eastAsia="Times New Roman"/>
              </w:rPr>
            </w:pPr>
            <w:r>
              <w:rPr>
                <w:rFonts w:hint="eastAsia"/>
                <w:lang w:val="en-US" w:eastAsia="zh-CN"/>
              </w:rPr>
              <w:t>2022年7月13日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操作者</w:t>
            </w:r>
          </w:p>
        </w:tc>
        <w:tc>
          <w:tcPr>
            <w:tcW w:w="6393" w:type="dxa"/>
            <w:gridSpan w:val="3"/>
          </w:tcPr>
          <w:p>
            <w:pPr>
              <w:pStyle w:val="34"/>
              <w:widowControl w:val="0"/>
              <w:bidi w:val="0"/>
              <w:jc w:val="both"/>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描述</w:t>
            </w:r>
          </w:p>
        </w:tc>
        <w:tc>
          <w:tcPr>
            <w:tcW w:w="6393" w:type="dxa"/>
            <w:gridSpan w:val="3"/>
          </w:tcPr>
          <w:p>
            <w:pPr>
              <w:pStyle w:val="34"/>
              <w:widowControl w:val="0"/>
              <w:bidi w:val="0"/>
              <w:jc w:val="both"/>
              <w:rPr>
                <w:rFonts w:hint="default"/>
                <w:lang w:val="en-US" w:eastAsia="zh-CN"/>
              </w:rPr>
            </w:pPr>
            <w:r>
              <w:rPr>
                <w:rFonts w:hint="eastAsia"/>
                <w:lang w:val="en-US" w:eastAsia="zh-CN"/>
              </w:rPr>
              <w:t>用户将预先编辑好的资料提交，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前置条件</w:t>
            </w:r>
          </w:p>
        </w:tc>
        <w:tc>
          <w:tcPr>
            <w:tcW w:w="6393" w:type="dxa"/>
            <w:gridSpan w:val="3"/>
          </w:tcPr>
          <w:p>
            <w:pPr>
              <w:pStyle w:val="34"/>
              <w:widowControl w:val="0"/>
              <w:bidi w:val="0"/>
              <w:jc w:val="both"/>
            </w:pPr>
            <w:r>
              <w:rPr>
                <w:rFonts w:hint="eastAsia"/>
                <w:lang w:val="en-US" w:eastAsia="zh-CN"/>
              </w:rPr>
              <w:t>用户客户端并处于主界面，界面显示服务单类型</w:t>
            </w:r>
            <w:r>
              <w:rPr>
                <w:rFonts w:hint="eastAsia"/>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后置条件</w:t>
            </w:r>
          </w:p>
        </w:tc>
        <w:tc>
          <w:tcPr>
            <w:tcW w:w="6393" w:type="dxa"/>
            <w:gridSpan w:val="3"/>
          </w:tcPr>
          <w:p>
            <w:pPr>
              <w:pStyle w:val="34"/>
              <w:widowControl w:val="0"/>
              <w:bidi w:val="0"/>
              <w:jc w:val="both"/>
            </w:pPr>
            <w:r>
              <w:rPr>
                <w:rFonts w:hint="eastAsia"/>
              </w:rPr>
              <w:t>将</w:t>
            </w:r>
            <w:r>
              <w:rPr>
                <w:rFonts w:hint="eastAsia"/>
                <w:lang w:val="en-US" w:eastAsia="zh-CN"/>
              </w:rPr>
              <w:t>服务单信息</w:t>
            </w:r>
            <w:r>
              <w:rPr>
                <w:rFonts w:hint="eastAsia"/>
              </w:rPr>
              <w:t>登记入</w:t>
            </w:r>
            <w:r>
              <w:rPr>
                <w:rFonts w:hint="eastAsia"/>
                <w:lang w:val="en-US" w:eastAsia="zh-CN"/>
              </w:rPr>
              <w:t>服务单</w:t>
            </w:r>
            <w:r>
              <w:rPr>
                <w:rFonts w:hint="eastAsia"/>
              </w:rPr>
              <w:t>信息表（</w:t>
            </w:r>
            <w:r>
              <w:rPr>
                <w:rFonts w:hint="eastAsia"/>
                <w:lang w:val="en-US" w:eastAsia="zh-CN"/>
              </w:rPr>
              <w:t>Ticket</w:t>
            </w:r>
            <w:r>
              <w:rPr>
                <w:rFonts w:hint="eastAsia"/>
              </w:rPr>
              <w:t>InfoList）中</w:t>
            </w:r>
            <w:r>
              <w:rPr>
                <w:rFonts w:hint="eastAsia"/>
                <w:lang w:eastAsia="zh-CN"/>
              </w:rPr>
              <w:t>，</w:t>
            </w:r>
            <w:r>
              <w:rPr>
                <w:rFonts w:hint="eastAsia"/>
                <w:lang w:val="en-US" w:eastAsia="zh-CN"/>
              </w:rPr>
              <w:t>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主事件流</w:t>
            </w:r>
          </w:p>
        </w:tc>
        <w:tc>
          <w:tcPr>
            <w:tcW w:w="2131" w:type="dxa"/>
          </w:tcPr>
          <w:p>
            <w:pPr>
              <w:pStyle w:val="34"/>
              <w:widowControl w:val="0"/>
              <w:jc w:val="center"/>
              <w:rPr>
                <w:rFonts w:eastAsia="Times New Roman"/>
                <w:b/>
                <w:bCs/>
              </w:rPr>
            </w:pPr>
            <w:r>
              <w:rPr>
                <w:rFonts w:hint="eastAsia" w:eastAsia="Times New Roman"/>
                <w:b/>
                <w:bCs/>
              </w:rPr>
              <w:t>用户</w:t>
            </w:r>
          </w:p>
        </w:tc>
        <w:tc>
          <w:tcPr>
            <w:tcW w:w="4262" w:type="dxa"/>
            <w:gridSpan w:val="2"/>
          </w:tcPr>
          <w:p>
            <w:pPr>
              <w:pStyle w:val="34"/>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restart"/>
          </w:tcPr>
          <w:p>
            <w:pPr>
              <w:pStyle w:val="34"/>
              <w:widowControl w:val="0"/>
              <w:jc w:val="both"/>
              <w:rPr>
                <w:rFonts w:eastAsia="Times New Roman"/>
              </w:rPr>
            </w:pPr>
          </w:p>
        </w:tc>
        <w:tc>
          <w:tcPr>
            <w:tcW w:w="2131" w:type="dxa"/>
          </w:tcPr>
          <w:p>
            <w:pPr>
              <w:pStyle w:val="34"/>
              <w:widowControl w:val="0"/>
              <w:jc w:val="both"/>
              <w:rPr>
                <w:rFonts w:hint="default" w:eastAsia="宋体"/>
                <w:lang w:val="en-US" w:eastAsia="zh-CN"/>
              </w:rPr>
            </w:pPr>
            <w:r>
              <w:rPr>
                <w:rFonts w:hint="eastAsia" w:eastAsia="Times New Roman"/>
              </w:rPr>
              <w:t>1</w:t>
            </w:r>
            <w:r>
              <w:rPr>
                <w:rFonts w:hint="eastAsia"/>
                <w:lang w:val="en-US" w:eastAsia="zh-CN"/>
              </w:rPr>
              <w:t xml:space="preserve"> </w:t>
            </w:r>
            <w:r>
              <w:rPr>
                <w:rFonts w:hint="eastAsia" w:eastAsia="Times New Roman"/>
              </w:rPr>
              <w:t>用户点击</w:t>
            </w:r>
            <w:r>
              <w:rPr>
                <w:rFonts w:hint="eastAsia"/>
                <w:lang w:val="en-US" w:eastAsia="zh-CN"/>
              </w:rPr>
              <w:t>消息中的</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w:t>
            </w:r>
          </w:p>
        </w:tc>
        <w:tc>
          <w:tcPr>
            <w:tcW w:w="4262" w:type="dxa"/>
            <w:gridSpan w:val="2"/>
          </w:tcPr>
          <w:p>
            <w:pPr>
              <w:pStyle w:val="34"/>
              <w:widowControl w:val="0"/>
              <w:jc w:val="both"/>
              <w:rPr>
                <w:rFonts w:hint="eastAsia" w:eastAsia="宋体"/>
                <w:lang w:eastAsia="zh-CN"/>
              </w:rPr>
            </w:pPr>
            <w:r>
              <w:rPr>
                <w:rFonts w:hint="eastAsia" w:eastAsia="Times New Roman"/>
              </w:rPr>
              <w:t>2</w:t>
            </w:r>
            <w:r>
              <w:rPr>
                <w:rFonts w:hint="eastAsia"/>
                <w:lang w:val="en-US" w:eastAsia="zh-CN"/>
              </w:rPr>
              <w:t xml:space="preserve"> 系统弹出选择问题类型对话框(TicketTypeSelectionDialog)</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pStyle w:val="34"/>
              <w:widowControl w:val="0"/>
              <w:jc w:val="both"/>
              <w:rPr>
                <w:rFonts w:eastAsia="Times New Roman"/>
              </w:rPr>
            </w:pPr>
          </w:p>
        </w:tc>
        <w:tc>
          <w:tcPr>
            <w:tcW w:w="2131" w:type="dxa"/>
          </w:tcPr>
          <w:p>
            <w:pPr>
              <w:pStyle w:val="34"/>
              <w:widowControl w:val="0"/>
              <w:jc w:val="both"/>
              <w:rPr>
                <w:rFonts w:hint="default" w:eastAsia="宋体"/>
                <w:lang w:val="en-US" w:eastAsia="zh-CN"/>
              </w:rPr>
            </w:pPr>
            <w:r>
              <w:rPr>
                <w:rFonts w:hint="eastAsia"/>
                <w:lang w:val="en-US" w:eastAsia="zh-CN"/>
              </w:rPr>
              <w:t>3 用户选择对应的问题类型并点击</w:t>
            </w:r>
            <w:r>
              <w:rPr>
                <w:rFonts w:hint="default"/>
                <w:lang w:val="en-US" w:eastAsia="zh-CN"/>
              </w:rPr>
              <w:t>”</w:t>
            </w:r>
            <w:r>
              <w:rPr>
                <w:rFonts w:hint="eastAsia"/>
                <w:lang w:val="en-US" w:eastAsia="zh-CN"/>
              </w:rPr>
              <w:t>提交</w:t>
            </w:r>
            <w:r>
              <w:rPr>
                <w:rFonts w:hint="default"/>
                <w:lang w:val="en-US" w:eastAsia="zh-CN"/>
              </w:rPr>
              <w:t>”</w:t>
            </w:r>
            <w:r>
              <w:rPr>
                <w:rFonts w:hint="eastAsia"/>
                <w:lang w:val="en-US" w:eastAsia="zh-CN"/>
              </w:rPr>
              <w:t>按钮</w:t>
            </w:r>
          </w:p>
        </w:tc>
        <w:tc>
          <w:tcPr>
            <w:tcW w:w="4262" w:type="dxa"/>
            <w:gridSpan w:val="2"/>
          </w:tcPr>
          <w:p>
            <w:pPr>
              <w:pStyle w:val="34"/>
              <w:widowControl w:val="0"/>
              <w:jc w:val="both"/>
              <w:rPr>
                <w:rFonts w:hint="default" w:eastAsia="宋体"/>
                <w:lang w:val="en-US" w:eastAsia="zh-CN"/>
              </w:rPr>
            </w:pPr>
            <w:r>
              <w:rPr>
                <w:rFonts w:hint="eastAsia"/>
                <w:lang w:val="en-US" w:eastAsia="zh-CN"/>
              </w:rPr>
              <w:t>4 系统在服务单信息表(TicketInfoList)中修改一条数据，并返回。若查询失败，则进入子事件流a；返回服务单管理界面(TicketManager)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4"/>
              <w:widowControl w:val="0"/>
              <w:jc w:val="center"/>
              <w:rPr>
                <w:rFonts w:hint="default" w:ascii="Times New Roman" w:hAnsi="Times New Roman" w:eastAsia="宋体" w:cs="Times New Roman"/>
                <w:b/>
                <w:bCs/>
                <w:sz w:val="21"/>
                <w:lang w:val="en-US" w:eastAsia="zh-CN" w:bidi="ar-SA"/>
              </w:rPr>
            </w:pPr>
            <w:r>
              <w:rPr>
                <w:rFonts w:hint="eastAsia"/>
                <w:b/>
                <w:bCs/>
                <w:lang w:val="en-US" w:eastAsia="zh-CN"/>
              </w:rPr>
              <w:t>子事件流a</w:t>
            </w:r>
          </w:p>
        </w:tc>
        <w:tc>
          <w:tcPr>
            <w:tcW w:w="6393" w:type="dxa"/>
            <w:gridSpan w:val="3"/>
            <w:vAlign w:val="top"/>
          </w:tcPr>
          <w:p>
            <w:pPr>
              <w:pStyle w:val="34"/>
              <w:widowControl w:val="0"/>
              <w:jc w:val="both"/>
              <w:rPr>
                <w:rFonts w:hint="eastAsia" w:ascii="Times New Roman" w:hAnsi="Times New Roman" w:eastAsia="宋体" w:cs="Times New Roman"/>
                <w:sz w:val="21"/>
                <w:lang w:val="en-US" w:eastAsia="zh-CN" w:bidi="ar-SA"/>
              </w:rPr>
            </w:pPr>
            <w:r>
              <w:rPr>
                <w:rFonts w:hint="eastAsia"/>
                <w:lang w:val="en-US" w:eastAsia="zh-CN"/>
              </w:rPr>
              <w:t>1 系统弹出服务单不存在对话框(TicketNotFoundError)，返回服务单管理界面并请求新的服务单信息表(TicketInfoList)。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3"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pStyle w:val="10"/>
        <w:bidi w:val="0"/>
        <w:ind w:left="0" w:leftChars="0" w:firstLine="0" w:firstLineChars="0"/>
        <w:jc w:val="center"/>
        <w:rPr>
          <w:rFonts w:hint="eastAsia" w:eastAsia="宋体"/>
          <w:lang w:eastAsia="zh-CN"/>
        </w:rPr>
      </w:pPr>
    </w:p>
    <w:p>
      <w:pPr>
        <w:pStyle w:val="10"/>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35" name="图片 35"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服务单管理界面</w:t>
      </w:r>
    </w:p>
    <w:p>
      <w:pPr>
        <w:pStyle w:val="10"/>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019550" cy="2019300"/>
            <wp:effectExtent l="0" t="0" r="0" b="0"/>
            <wp:docPr id="8" name="图片 8" descr="选择问题类型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选择问题类型_状态 1"/>
                    <pic:cNvPicPr>
                      <a:picLocks noChangeAspect="1"/>
                    </pic:cNvPicPr>
                  </pic:nvPicPr>
                  <pic:blipFill>
                    <a:blip r:embed="rId29"/>
                    <a:stretch>
                      <a:fillRect/>
                    </a:stretch>
                  </pic:blipFill>
                  <pic:spPr>
                    <a:xfrm>
                      <a:off x="0" y="0"/>
                      <a:ext cx="4019550" cy="2019300"/>
                    </a:xfrm>
                    <a:prstGeom prst="rect">
                      <a:avLst/>
                    </a:prstGeom>
                  </pic:spPr>
                </pic:pic>
              </a:graphicData>
            </a:graphic>
          </wp:inline>
        </w:drawing>
      </w:r>
    </w:p>
    <w:p>
      <w:pPr>
        <w:pStyle w:val="10"/>
        <w:bidi w:val="0"/>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eastAsia="zh-CN"/>
        </w:rPr>
        <w:t xml:space="preserve"> 选择问题类型对话框</w:t>
      </w:r>
    </w:p>
    <w:p>
      <w:pPr>
        <w:ind w:left="0" w:leftChars="0" w:firstLine="0" w:firstLineChars="0"/>
        <w:jc w:val="center"/>
        <w:rPr>
          <w:rFonts w:hint="eastAsia"/>
          <w:lang w:eastAsia="zh-CN"/>
        </w:rPr>
      </w:pPr>
      <w:r>
        <w:rPr>
          <w:rFonts w:hint="eastAsia"/>
          <w:lang w:eastAsia="zh-CN"/>
        </w:rPr>
        <w:drawing>
          <wp:inline distT="0" distB="0" distL="114300" distR="114300">
            <wp:extent cx="4019550" cy="2019300"/>
            <wp:effectExtent l="0" t="0" r="0" b="0"/>
            <wp:docPr id="32" name="图片 32"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服务单不存在对话框"/>
                    <pic:cNvPicPr>
                      <a:picLocks noChangeAspect="1"/>
                    </pic:cNvPicPr>
                  </pic:nvPicPr>
                  <pic:blipFill>
                    <a:blip r:embed="rId30"/>
                    <a:stretch>
                      <a:fillRect/>
                    </a:stretch>
                  </pic:blipFill>
                  <pic:spPr>
                    <a:xfrm>
                      <a:off x="0" y="0"/>
                      <a:ext cx="4019550" cy="2019300"/>
                    </a:xfrm>
                    <a:prstGeom prst="rect">
                      <a:avLst/>
                    </a:prstGeom>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eastAsia="zh-CN"/>
        </w:rPr>
        <w:t xml:space="preserve"> 服务单不存在对话框</w:t>
      </w:r>
    </w:p>
    <w:p>
      <w:pPr>
        <w:pStyle w:val="5"/>
        <w:numPr>
          <w:ilvl w:val="3"/>
          <w:numId w:val="13"/>
        </w:numPr>
        <w:bidi w:val="0"/>
        <w:ind w:left="850" w:leftChars="0" w:hanging="850" w:firstLineChars="0"/>
        <w:rPr>
          <w:rFonts w:hint="default"/>
          <w:lang w:val="en-US" w:eastAsia="zh-CN"/>
        </w:rPr>
      </w:pPr>
      <w:r>
        <w:rPr>
          <w:rFonts w:hint="eastAsia"/>
          <w:lang w:val="en-US" w:eastAsia="zh-CN"/>
        </w:rPr>
        <w:t>关闭服务单</w:t>
      </w:r>
    </w:p>
    <w:p>
      <w:pPr>
        <w:pStyle w:val="35"/>
        <w:ind w:firstLine="420"/>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15</w:t>
      </w:r>
      <w:r>
        <w:fldChar w:fldCharType="end"/>
      </w:r>
      <w:r>
        <w:rPr>
          <w:rFonts w:hint="eastAsia"/>
          <w:lang w:eastAsia="zh-CN"/>
        </w:rPr>
        <w:t xml:space="preserve"> 关闭服务单用例表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CloseTicket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eastAsia="Times New Roman"/>
              </w:rPr>
            </w:pPr>
            <w:r>
              <w:rPr>
                <w:rFonts w:hint="eastAsia"/>
                <w:lang w:val="en-US" w:eastAsia="zh-CN"/>
              </w:rPr>
              <w:t>关闭服务单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eastAsia="Times New Roman"/>
              </w:rPr>
            </w:pPr>
            <w:r>
              <w:rPr>
                <w:rFonts w:hint="eastAsia"/>
                <w:lang w:val="en-US" w:eastAsia="zh-CN"/>
              </w:rPr>
              <w:t>2022年7月13日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rPr>
              <w:t>员工</w:t>
            </w:r>
            <w:r>
              <w:rPr>
                <w:rFonts w:hint="eastAsia"/>
                <w:lang w:val="en-US" w:eastAsia="zh-CN"/>
              </w:rPr>
              <w:t>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eastAsia="Times New Roman"/>
              </w:rPr>
            </w:pPr>
            <w:r>
              <w:rPr>
                <w:rFonts w:hint="eastAsia"/>
                <w:lang w:val="en-US" w:eastAsia="zh-CN"/>
              </w:rPr>
              <w:t>员工或用户关闭已经处理完成的服务单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eastAsia="Times New Roman"/>
              </w:rPr>
              <w:t>员工</w:t>
            </w:r>
            <w:r>
              <w:rPr>
                <w:rFonts w:hint="eastAsia"/>
                <w:lang w:val="en-US" w:eastAsia="zh-CN"/>
              </w:rPr>
              <w:t>或用户</w:t>
            </w:r>
            <w:r>
              <w:rPr>
                <w:rFonts w:hint="eastAsia" w:eastAsia="Times New Roman"/>
              </w:rPr>
              <w:t>登录</w:t>
            </w:r>
            <w:r>
              <w:rPr>
                <w:rFonts w:hint="eastAsia"/>
                <w:lang w:val="en-US" w:eastAsia="zh-CN"/>
              </w:rPr>
              <w:t>系统并处于服务单管理界面(TicketManager)</w:t>
            </w:r>
            <w:r>
              <w:rPr>
                <w:rFonts w:hint="eastAsia" w:eastAsia="Times New Roman"/>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hint="default" w:eastAsia="Times New Roman"/>
                <w:lang w:val="en-US"/>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服务单信息表（TicketInfo</w:t>
            </w:r>
            <w:r>
              <w:rPr>
                <w:rFonts w:hint="eastAsia" w:eastAsia="Times New Roman"/>
              </w:rPr>
              <w:t>List)中</w:t>
            </w:r>
            <w:r>
              <w:rPr>
                <w:rFonts w:hint="eastAsia"/>
                <w:lang w:eastAsia="zh-CN"/>
              </w:rPr>
              <w:t>，</w:t>
            </w:r>
            <w:r>
              <w:rPr>
                <w:rFonts w:hint="eastAsia"/>
                <w:lang w:val="en-US" w:eastAsia="zh-CN"/>
              </w:rPr>
              <w:t>删除对应的频道，返回服务单管理界面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eastAsia="Times New Roman"/>
              </w:rPr>
            </w:pPr>
            <w:r>
              <w:rPr>
                <w:rFonts w:hint="eastAsia" w:eastAsia="Times New Roman"/>
              </w:rPr>
              <w:t>用户</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4"/>
              <w:widowControl w:val="0"/>
              <w:jc w:val="center"/>
              <w:rPr>
                <w:rFonts w:eastAsia="Times New Roman"/>
                <w:b/>
                <w:bCs/>
              </w:rPr>
            </w:pPr>
          </w:p>
        </w:tc>
        <w:tc>
          <w:tcPr>
            <w:tcW w:w="2130" w:type="dxa"/>
          </w:tcPr>
          <w:p>
            <w:pPr>
              <w:pStyle w:val="34"/>
              <w:widowControl w:val="0"/>
              <w:jc w:val="both"/>
              <w:rPr>
                <w:rFonts w:eastAsia="Times New Roman"/>
              </w:rPr>
            </w:pPr>
            <w:r>
              <w:rPr>
                <w:rFonts w:hint="eastAsia" w:eastAsia="Times New Roman"/>
              </w:rPr>
              <w:t>1</w:t>
            </w:r>
            <w:r>
              <w:rPr>
                <w:rFonts w:eastAsia="Times New Roman"/>
              </w:rPr>
              <w:t>.</w:t>
            </w:r>
            <w:r>
              <w:rPr>
                <w:rFonts w:hint="eastAsia" w:eastAsia="Times New Roman"/>
              </w:rPr>
              <w:t>用户</w:t>
            </w:r>
            <w:r>
              <w:rPr>
                <w:rFonts w:hint="eastAsia"/>
                <w:lang w:val="en-US" w:eastAsia="zh-CN"/>
              </w:rPr>
              <w:t>点击</w:t>
            </w:r>
            <w:r>
              <w:rPr>
                <w:rFonts w:hint="default"/>
                <w:lang w:val="en-US" w:eastAsia="zh-CN"/>
              </w:rPr>
              <w:t>”</w:t>
            </w:r>
            <w:r>
              <w:rPr>
                <w:rFonts w:hint="eastAsia"/>
                <w:lang w:val="en-US" w:eastAsia="zh-CN"/>
              </w:rPr>
              <w:t>关闭服务单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4"/>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弹出确认关闭服务单对话框(ConfirmCloseDialog)。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4"/>
              <w:widowControl w:val="0"/>
              <w:jc w:val="center"/>
              <w:rPr>
                <w:rFonts w:eastAsia="Times New Roman"/>
                <w:b/>
                <w:bCs/>
              </w:rPr>
            </w:pPr>
          </w:p>
        </w:tc>
        <w:tc>
          <w:tcPr>
            <w:tcW w:w="2130" w:type="dxa"/>
          </w:tcPr>
          <w:p>
            <w:pPr>
              <w:pStyle w:val="34"/>
              <w:widowControl w:val="0"/>
              <w:jc w:val="both"/>
              <w:rPr>
                <w:rFonts w:hint="default" w:eastAsia="Times New Roman"/>
                <w:lang w:val="en-US"/>
              </w:rPr>
            </w:pPr>
            <w:r>
              <w:rPr>
                <w:rFonts w:hint="eastAsia" w:eastAsia="Times New Roman"/>
              </w:rPr>
              <w:t>3.用户</w:t>
            </w:r>
            <w:r>
              <w:rPr>
                <w:rFonts w:hint="eastAsia"/>
                <w:lang w:val="en-US" w:eastAsia="zh-CN"/>
              </w:rPr>
              <w:t>点击确认信息，若点击取消，进入子事件流a。</w:t>
            </w:r>
          </w:p>
        </w:tc>
        <w:tc>
          <w:tcPr>
            <w:tcW w:w="4262" w:type="dxa"/>
            <w:gridSpan w:val="2"/>
          </w:tcPr>
          <w:p>
            <w:pPr>
              <w:pStyle w:val="34"/>
              <w:widowControl w:val="0"/>
              <w:jc w:val="both"/>
              <w:rPr>
                <w:rFonts w:hint="default" w:eastAsia="宋体"/>
                <w:lang w:val="en-US" w:eastAsia="zh-CN"/>
              </w:rPr>
            </w:pPr>
            <w:r>
              <w:rPr>
                <w:rFonts w:hint="eastAsia" w:eastAsia="Times New Roman"/>
              </w:rPr>
              <w:t>4.系统将</w:t>
            </w:r>
            <w:r>
              <w:rPr>
                <w:rFonts w:hint="eastAsia"/>
                <w:lang w:val="en-US" w:eastAsia="zh-CN"/>
              </w:rPr>
              <w:t>服务单设置为关闭状态，更新频道内角色权限使得用户不可见并将信息写入服务单信息表(</w:t>
            </w:r>
            <w:r>
              <w:rPr>
                <w:rFonts w:hint="default"/>
                <w:lang w:val="en-US" w:eastAsia="zh-CN"/>
              </w:rPr>
              <w:t>T</w:t>
            </w:r>
            <w:r>
              <w:rPr>
                <w:rFonts w:hint="eastAsia"/>
                <w:lang w:val="en-US" w:eastAsia="zh-CN"/>
              </w:rPr>
              <w:t>icketInfoList)中。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b/>
                <w:bCs/>
                <w:lang w:val="en-US" w:eastAsia="zh-CN"/>
              </w:rPr>
            </w:pPr>
            <w:bookmarkStart w:id="90" w:name="_Toc14419"/>
            <w:r>
              <w:rPr>
                <w:rFonts w:hint="eastAsia"/>
                <w:b/>
                <w:bCs/>
                <w:lang w:val="en-US" w:eastAsia="zh-CN"/>
              </w:rPr>
              <w:t>子事件流a</w:t>
            </w:r>
          </w:p>
        </w:tc>
        <w:tc>
          <w:tcPr>
            <w:tcW w:w="6392" w:type="dxa"/>
            <w:gridSpan w:val="3"/>
          </w:tcPr>
          <w:p>
            <w:pPr>
              <w:pStyle w:val="34"/>
              <w:widowControl w:val="0"/>
              <w:numPr>
                <w:ilvl w:val="0"/>
                <w:numId w:val="0"/>
              </w:numPr>
              <w:jc w:val="both"/>
              <w:rPr>
                <w:rFonts w:hint="default"/>
                <w:lang w:val="en-US" w:eastAsia="zh-CN"/>
              </w:rPr>
            </w:pPr>
            <w:r>
              <w:rPr>
                <w:rFonts w:hint="eastAsia"/>
                <w:lang w:val="en-US" w:eastAsia="zh-CN"/>
              </w:rPr>
              <w:t>1 系统不做出任何更改，返回服务单处理界面。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bidi w:val="0"/>
        <w:ind w:left="0" w:leftChars="0" w:firstLine="0" w:firstLineChars="0"/>
        <w:rPr>
          <w:rFonts w:hint="eastAsia"/>
          <w:lang w:eastAsia="zh-CN"/>
        </w:rPr>
      </w:pPr>
      <w:r>
        <w:rPr>
          <w:rFonts w:hint="eastAsia"/>
          <w:lang w:eastAsia="zh-CN"/>
        </w:rPr>
        <w:drawing>
          <wp:inline distT="0" distB="0" distL="114300" distR="114300">
            <wp:extent cx="5266690" cy="3745230"/>
            <wp:effectExtent l="0" t="0" r="10160" b="7620"/>
            <wp:docPr id="37" name="图片 37"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eastAsia="zh-CN"/>
        </w:rPr>
        <w:t xml:space="preserve"> 服务单管理界面</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019550" cy="2019300"/>
            <wp:effectExtent l="0" t="0" r="0" b="0"/>
            <wp:docPr id="14" name="图片 14" descr="确认关闭服务单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确认关闭服务单对话框"/>
                    <pic:cNvPicPr>
                      <a:picLocks noChangeAspect="1"/>
                    </pic:cNvPicPr>
                  </pic:nvPicPr>
                  <pic:blipFill>
                    <a:blip r:embed="rId31"/>
                    <a:stretch>
                      <a:fillRect/>
                    </a:stretch>
                  </pic:blipFill>
                  <pic:spPr>
                    <a:xfrm>
                      <a:off x="0" y="0"/>
                      <a:ext cx="4019550" cy="2019300"/>
                    </a:xfrm>
                    <a:prstGeom prst="rect">
                      <a:avLst/>
                    </a:prstGeom>
                  </pic:spPr>
                </pic:pic>
              </a:graphicData>
            </a:graphic>
          </wp:inline>
        </w:drawing>
      </w:r>
    </w:p>
    <w:p>
      <w:pPr>
        <w:pStyle w:val="10"/>
        <w:bidi w:val="0"/>
        <w:ind w:left="0" w:leftChars="0" w:firstLine="0" w:firstLineChars="0"/>
        <w:jc w:val="center"/>
        <w:rPr>
          <w:rFonts w:hint="default"/>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19</w:t>
      </w:r>
      <w:r>
        <w:fldChar w:fldCharType="end"/>
      </w:r>
      <w:r>
        <w:rPr>
          <w:rFonts w:hint="eastAsia"/>
          <w:lang w:eastAsia="zh-CN"/>
        </w:rPr>
        <w:t xml:space="preserve"> </w:t>
      </w:r>
      <w:r>
        <w:rPr>
          <w:rFonts w:hint="eastAsia"/>
          <w:lang w:val="en-US" w:eastAsia="zh-CN"/>
        </w:rPr>
        <w:t>确认</w:t>
      </w:r>
      <w:r>
        <w:rPr>
          <w:rFonts w:hint="eastAsia"/>
          <w:lang w:eastAsia="zh-CN"/>
        </w:rPr>
        <w:t>关闭服务单</w:t>
      </w:r>
      <w:r>
        <w:rPr>
          <w:rFonts w:hint="eastAsia"/>
          <w:lang w:val="en-US" w:eastAsia="zh-CN"/>
        </w:rPr>
        <w:t>对话框</w:t>
      </w:r>
    </w:p>
    <w:p>
      <w:pPr>
        <w:pStyle w:val="5"/>
        <w:numPr>
          <w:ilvl w:val="3"/>
          <w:numId w:val="13"/>
        </w:numPr>
        <w:bidi w:val="0"/>
        <w:ind w:left="850" w:leftChars="0" w:hanging="850" w:firstLineChars="0"/>
        <w:rPr>
          <w:rFonts w:hint="default"/>
          <w:lang w:val="en-US" w:eastAsia="zh-CN"/>
        </w:rPr>
      </w:pPr>
      <w:r>
        <w:rPr>
          <w:rFonts w:hint="eastAsia"/>
          <w:lang w:val="en-US" w:eastAsia="zh-CN"/>
        </w:rPr>
        <w:t>重开服务单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16</w:t>
      </w:r>
      <w:r>
        <w:fldChar w:fldCharType="end"/>
      </w:r>
      <w:r>
        <w:rPr>
          <w:rFonts w:hint="eastAsia"/>
          <w:lang w:eastAsia="zh-CN"/>
        </w:rPr>
        <w:t xml:space="preserve"> </w:t>
      </w:r>
      <w:r>
        <w:rPr>
          <w:rFonts w:hint="eastAsia"/>
          <w:lang w:val="en-US" w:eastAsia="zh-CN"/>
        </w:rPr>
        <w:t>重开</w:t>
      </w:r>
      <w:r>
        <w:rPr>
          <w:rFonts w:hint="eastAsia"/>
          <w:lang w:eastAsia="zh-CN"/>
        </w:rPr>
        <w:t>服务单用例表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ReopenTicket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eastAsia="Times New Roman"/>
              </w:rPr>
            </w:pPr>
            <w:r>
              <w:rPr>
                <w:rFonts w:hint="eastAsia"/>
                <w:lang w:val="en-US" w:eastAsia="zh-CN"/>
              </w:rPr>
              <w:t>重开服务单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eastAsia="Times New Roman"/>
              </w:rPr>
            </w:pPr>
            <w:r>
              <w:rPr>
                <w:rFonts w:hint="eastAsia"/>
                <w:lang w:val="en-US" w:eastAsia="zh-CN"/>
              </w:rPr>
              <w:t>2022年7月13日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eastAsia="Times New Roman"/>
              </w:rPr>
            </w:pPr>
            <w:r>
              <w:rPr>
                <w:rFonts w:hint="eastAsia"/>
                <w:lang w:val="en-US" w:eastAsia="zh-CN"/>
              </w:rPr>
              <w:t>2023年3月1日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eastAsia="Times New Roman"/>
              </w:rPr>
            </w:pPr>
            <w:r>
              <w:rPr>
                <w:rFonts w:hint="eastAsia"/>
                <w:lang w:val="en-US" w:eastAsia="zh-CN"/>
              </w:rPr>
              <w:t>员工将已经关闭的服务单重新开启，用于继续与用户进行沟通</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lang w:val="en-US" w:eastAsia="zh-CN"/>
              </w:rPr>
              <w:t>员工登录系统</w:t>
            </w:r>
            <w:r>
              <w:rPr>
                <w:rFonts w:hint="eastAsia" w:eastAsia="Times New Roman"/>
              </w:rPr>
              <w:t>，系统</w:t>
            </w:r>
            <w:r>
              <w:rPr>
                <w:rFonts w:hint="eastAsia"/>
                <w:lang w:val="en-US" w:eastAsia="zh-CN"/>
              </w:rPr>
              <w:t>处于服务单管理页面(TicketManager)并且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eastAsia="Times New Roman"/>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default" w:eastAsia="Times New Roman"/>
                <w:lang w:val="en-US"/>
              </w:rPr>
              <w:t>T</w:t>
            </w:r>
            <w:r>
              <w:rPr>
                <w:rFonts w:hint="eastAsia"/>
                <w:lang w:val="en-US" w:eastAsia="zh-CN"/>
              </w:rPr>
              <w:t>ic</w:t>
            </w:r>
            <w:r>
              <w:rPr>
                <w:rFonts w:hint="default"/>
                <w:lang w:val="en-US" w:eastAsia="zh-CN"/>
              </w:rPr>
              <w:t>ke</w:t>
            </w:r>
            <w:r>
              <w:rPr>
                <w:rFonts w:hint="eastAsia"/>
                <w:lang w:val="en-US" w:eastAsia="zh-CN"/>
              </w:rPr>
              <w:t>tInfo</w:t>
            </w:r>
            <w:r>
              <w:rPr>
                <w:rFonts w:hint="eastAsia" w:eastAsia="Times New Roman"/>
              </w:rPr>
              <w:t>List)中</w:t>
            </w:r>
            <w:r>
              <w:rPr>
                <w:rFonts w:hint="eastAsia"/>
                <w:lang w:eastAsia="zh-CN"/>
              </w:rPr>
              <w:t>，</w:t>
            </w:r>
            <w:r>
              <w:rPr>
                <w:rFonts w:hint="eastAsia"/>
                <w:lang w:val="en-US" w:eastAsia="zh-CN"/>
              </w:rPr>
              <w:t>创建对应的频道</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hint="default" w:eastAsia="宋体"/>
                <w:lang w:val="en-US" w:eastAsia="zh-CN"/>
              </w:rPr>
            </w:pPr>
            <w:r>
              <w:rPr>
                <w:rFonts w:hint="eastAsia"/>
                <w:lang w:val="en-US" w:eastAsia="zh-CN"/>
              </w:rPr>
              <w:t>员工</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p>
        </w:tc>
        <w:tc>
          <w:tcPr>
            <w:tcW w:w="2130" w:type="dxa"/>
          </w:tcPr>
          <w:p>
            <w:pPr>
              <w:pStyle w:val="34"/>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重新开启</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4"/>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w:t>
            </w:r>
            <w:r>
              <w:rPr>
                <w:rFonts w:hint="default"/>
                <w:lang w:val="en-US" w:eastAsia="zh-CN"/>
              </w:rPr>
              <w:t>TicketInfoList</w:t>
            </w:r>
            <w:r>
              <w:rPr>
                <w:rFonts w:hint="eastAsia"/>
                <w:lang w:val="en-US" w:eastAsia="zh-CN"/>
              </w:rPr>
              <w:t>)，更新对应服务单的状态，若服务单不存在，进入子事件流a，若服务单所在分类不存在，进入子事件流b；若对应分类存在，更新权限使得对双方可见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4"/>
              <w:widowControl w:val="0"/>
              <w:jc w:val="both"/>
              <w:rPr>
                <w:rFonts w:hint="default" w:eastAsia="宋体"/>
                <w:lang w:val="en-US" w:eastAsia="zh-CN"/>
              </w:rPr>
            </w:pPr>
            <w:r>
              <w:rPr>
                <w:rFonts w:hint="eastAsia"/>
                <w:lang w:val="en-US" w:eastAsia="zh-CN"/>
              </w:rPr>
              <w:t>1 系统弹出服务单不存在对话框(TicketNotFoundError)，返回服务单从界面，并更新服务单信息表(TicketInfoList)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b/>
                <w:bCs/>
                <w:lang w:val="en-US" w:eastAsia="zh-CN"/>
              </w:rPr>
            </w:pPr>
            <w:r>
              <w:rPr>
                <w:rFonts w:hint="eastAsia"/>
                <w:b/>
                <w:bCs/>
                <w:lang w:val="en-US" w:eastAsia="zh-CN"/>
              </w:rPr>
              <w:t>子事件流b</w:t>
            </w:r>
          </w:p>
        </w:tc>
        <w:tc>
          <w:tcPr>
            <w:tcW w:w="6392" w:type="dxa"/>
            <w:gridSpan w:val="3"/>
          </w:tcPr>
          <w:p>
            <w:pPr>
              <w:pStyle w:val="34"/>
              <w:widowControl w:val="0"/>
              <w:jc w:val="both"/>
              <w:rPr>
                <w:rFonts w:hint="eastAsia"/>
                <w:lang w:val="en-US" w:eastAsia="zh-CN"/>
              </w:rPr>
            </w:pPr>
            <w:r>
              <w:rPr>
                <w:rFonts w:hint="eastAsia"/>
                <w:lang w:val="en-US" w:eastAsia="zh-CN"/>
              </w:rPr>
              <w:t>1 系统弹出服务单分类不存在对话框(TypeNotFoundError)，等待员工重新设置分类并更新服务单状态及各个角色权限。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rPr>
          <w:rFonts w:hint="default"/>
          <w:lang w:val="en-US" w:eastAsia="zh-CN"/>
        </w:rPr>
      </w:pPr>
      <w:r>
        <w:rPr>
          <w:rFonts w:hint="default"/>
          <w:lang w:val="en-US" w:eastAsia="zh-CN"/>
        </w:rPr>
        <w:drawing>
          <wp:inline distT="0" distB="0" distL="114300" distR="114300">
            <wp:extent cx="5266690" cy="3745230"/>
            <wp:effectExtent l="0" t="0" r="10160" b="7620"/>
            <wp:docPr id="33" name="图片 33"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20</w:t>
      </w:r>
      <w:r>
        <w:fldChar w:fldCharType="end"/>
      </w:r>
      <w:r>
        <w:rPr>
          <w:rFonts w:hint="eastAsia"/>
          <w:lang w:eastAsia="zh-CN"/>
        </w:rPr>
        <w:t xml:space="preserve"> 服务单管理页面</w:t>
      </w:r>
    </w:p>
    <w:p>
      <w:pPr>
        <w:ind w:left="0" w:leftChars="0" w:firstLine="0" w:firstLineChars="0"/>
        <w:jc w:val="center"/>
        <w:rPr>
          <w:rFonts w:hint="default"/>
          <w:lang w:val="en-US" w:eastAsia="zh-CN"/>
        </w:rPr>
      </w:pPr>
      <w:r>
        <w:rPr>
          <w:rFonts w:hint="default"/>
          <w:lang w:val="en-US" w:eastAsia="zh-CN"/>
        </w:rPr>
        <w:drawing>
          <wp:inline distT="0" distB="0" distL="114300" distR="114300">
            <wp:extent cx="4019550" cy="2019300"/>
            <wp:effectExtent l="0" t="0" r="0" b="0"/>
            <wp:docPr id="29" name="图片 29"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服务单不存在对话框"/>
                    <pic:cNvPicPr>
                      <a:picLocks noChangeAspect="1"/>
                    </pic:cNvPicPr>
                  </pic:nvPicPr>
                  <pic:blipFill>
                    <a:blip r:embed="rId30"/>
                    <a:stretch>
                      <a:fillRect/>
                    </a:stretch>
                  </pic:blipFill>
                  <pic:spPr>
                    <a:xfrm>
                      <a:off x="0" y="0"/>
                      <a:ext cx="4019550" cy="2019300"/>
                    </a:xfrm>
                    <a:prstGeom prst="rect">
                      <a:avLst/>
                    </a:prstGeom>
                  </pic:spPr>
                </pic:pic>
              </a:graphicData>
            </a:graphic>
          </wp:inline>
        </w:drawing>
      </w:r>
    </w:p>
    <w:p>
      <w:pPr>
        <w:pStyle w:val="1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21</w:t>
      </w:r>
      <w:r>
        <w:fldChar w:fldCharType="end"/>
      </w:r>
      <w:r>
        <w:rPr>
          <w:rFonts w:hint="eastAsia"/>
          <w:lang w:eastAsia="zh-CN"/>
        </w:rPr>
        <w:t xml:space="preserve"> 服务单不存在对话框</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4019550" cy="2019300"/>
            <wp:effectExtent l="0" t="0" r="0" b="0"/>
            <wp:docPr id="31" name="图片 31" descr="服务单分类不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服务单分类不存在"/>
                    <pic:cNvPicPr>
                      <a:picLocks noChangeAspect="1"/>
                    </pic:cNvPicPr>
                  </pic:nvPicPr>
                  <pic:blipFill>
                    <a:blip r:embed="rId32"/>
                    <a:stretch>
                      <a:fillRect/>
                    </a:stretch>
                  </pic:blipFill>
                  <pic:spPr>
                    <a:xfrm>
                      <a:off x="0" y="0"/>
                      <a:ext cx="4019550" cy="2019300"/>
                    </a:xfrm>
                    <a:prstGeom prst="rect">
                      <a:avLst/>
                    </a:prstGeom>
                  </pic:spPr>
                </pic:pic>
              </a:graphicData>
            </a:graphic>
          </wp:inline>
        </w:drawing>
      </w:r>
    </w:p>
    <w:p>
      <w:pPr>
        <w:pStyle w:val="1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22</w:t>
      </w:r>
      <w:r>
        <w:fldChar w:fldCharType="end"/>
      </w:r>
      <w:r>
        <w:rPr>
          <w:rFonts w:hint="eastAsia"/>
          <w:lang w:eastAsia="zh-CN"/>
        </w:rPr>
        <w:t xml:space="preserve"> 服务单分类不存在对话框</w:t>
      </w:r>
    </w:p>
    <w:p>
      <w:pPr>
        <w:pStyle w:val="5"/>
        <w:numPr>
          <w:ilvl w:val="3"/>
          <w:numId w:val="13"/>
        </w:numPr>
        <w:bidi w:val="0"/>
        <w:ind w:left="850" w:leftChars="0" w:hanging="850" w:firstLineChars="0"/>
        <w:rPr>
          <w:rFonts w:hint="default"/>
          <w:lang w:val="en-US" w:eastAsia="zh-CN"/>
        </w:rPr>
      </w:pPr>
      <w:r>
        <w:rPr>
          <w:rFonts w:hint="eastAsia"/>
          <w:lang w:val="en-US" w:eastAsia="zh-CN"/>
        </w:rPr>
        <w:t>删除服务单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17</w:t>
      </w:r>
      <w:r>
        <w:fldChar w:fldCharType="end"/>
      </w:r>
      <w:r>
        <w:rPr>
          <w:rFonts w:hint="eastAsia"/>
          <w:lang w:eastAsia="zh-CN"/>
        </w:rPr>
        <w:t xml:space="preserve"> 删除服务单用例表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DeleteTicket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eastAsia="Times New Roman"/>
              </w:rPr>
            </w:pPr>
            <w:r>
              <w:rPr>
                <w:rFonts w:hint="eastAsia"/>
                <w:lang w:val="en-US" w:eastAsia="zh-CN"/>
              </w:rPr>
              <w:t>删除服务单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eastAsia="Times New Roman"/>
              </w:rPr>
            </w:pPr>
            <w:r>
              <w:rPr>
                <w:rFonts w:hint="eastAsia"/>
                <w:lang w:val="en-US" w:eastAsia="zh-CN"/>
              </w:rPr>
              <w:t>2022年7月13日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hint="default" w:eastAsia="Times New Roman"/>
                <w:lang w:val="en-US"/>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eastAsia="Times New Roman"/>
              </w:rPr>
            </w:pPr>
            <w:r>
              <w:rPr>
                <w:rFonts w:hint="eastAsia"/>
                <w:lang w:val="en-US" w:eastAsia="zh-CN"/>
              </w:rPr>
              <w:t>员工删除已经关闭的服务单，减少系统负载</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lang w:val="en-US" w:eastAsia="zh-CN"/>
              </w:rPr>
              <w:t>员工登录企业端</w:t>
            </w:r>
            <w:r>
              <w:rPr>
                <w:rFonts w:hint="eastAsia" w:eastAsia="Times New Roman"/>
              </w:rPr>
              <w:t>，系统</w:t>
            </w:r>
            <w:r>
              <w:rPr>
                <w:rFonts w:hint="eastAsia"/>
                <w:lang w:val="en-US" w:eastAsia="zh-CN"/>
              </w:rPr>
              <w:t>处于服务单处理界面并且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eastAsia"/>
                <w:lang w:val="en-US" w:eastAsia="zh-CN"/>
              </w:rPr>
              <w:t>ticektInfo</w:t>
            </w:r>
            <w:r>
              <w:rPr>
                <w:rFonts w:hint="eastAsia" w:eastAsia="Times New Roman"/>
              </w:rPr>
              <w:t>List)中</w:t>
            </w:r>
            <w:r>
              <w:rPr>
                <w:rFonts w:hint="eastAsia"/>
                <w:lang w:eastAsia="zh-CN"/>
              </w:rPr>
              <w:t>，</w:t>
            </w:r>
            <w:r>
              <w:rPr>
                <w:rFonts w:hint="eastAsia"/>
                <w:lang w:val="en-US" w:eastAsia="zh-CN"/>
              </w:rPr>
              <w:t>返回服务单管理界面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hint="eastAsia" w:eastAsia="宋体"/>
                <w:lang w:val="en-US" w:eastAsia="zh-CN"/>
              </w:rPr>
            </w:pPr>
            <w:r>
              <w:rPr>
                <w:rFonts w:hint="eastAsia"/>
                <w:lang w:val="en-US" w:eastAsia="zh-CN"/>
              </w:rPr>
              <w:t>员工</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p>
        </w:tc>
        <w:tc>
          <w:tcPr>
            <w:tcW w:w="2130" w:type="dxa"/>
          </w:tcPr>
          <w:p>
            <w:pPr>
              <w:pStyle w:val="34"/>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删除服务单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4"/>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w:t>
            </w:r>
            <w:r>
              <w:rPr>
                <w:rFonts w:hint="default"/>
                <w:lang w:val="en-US" w:eastAsia="zh-CN"/>
              </w:rPr>
              <w:t>TicketInfoList</w:t>
            </w:r>
            <w:r>
              <w:rPr>
                <w:rFonts w:hint="eastAsia"/>
                <w:lang w:val="en-US" w:eastAsia="zh-CN"/>
              </w:rPr>
              <w:t>)，更新对应服务单的状态字，若对应服务单不存在，进入子事件流a；若对应服务单存在，更新权限使得该服务单不可见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4"/>
              <w:widowControl w:val="0"/>
              <w:jc w:val="both"/>
              <w:rPr>
                <w:rFonts w:hint="default" w:eastAsia="宋体"/>
                <w:lang w:val="en-US" w:eastAsia="zh-CN"/>
              </w:rPr>
            </w:pPr>
            <w:r>
              <w:rPr>
                <w:rFonts w:hint="eastAsia"/>
                <w:lang w:val="en-US" w:eastAsia="zh-CN"/>
              </w:rPr>
              <w:t>1 系统弹出服务单不存在对话框(TicketNotFoundError)，返回主事件流1。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bidi w:val="0"/>
        <w:ind w:left="0" w:leftChars="0" w:firstLine="0" w:firstLineChars="0"/>
        <w:jc w:val="center"/>
        <w:rPr>
          <w:rFonts w:hint="default"/>
          <w:lang w:val="en-US" w:eastAsia="zh-CN"/>
        </w:rPr>
      </w:pPr>
      <w:r>
        <w:rPr>
          <w:rFonts w:hint="default"/>
          <w:lang w:val="en-US" w:eastAsia="zh-CN"/>
        </w:rPr>
        <w:drawing>
          <wp:inline distT="0" distB="0" distL="114300" distR="114300">
            <wp:extent cx="5266690" cy="3745230"/>
            <wp:effectExtent l="0" t="0" r="10160" b="7620"/>
            <wp:docPr id="38" name="图片 38"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23</w:t>
      </w:r>
      <w:r>
        <w:fldChar w:fldCharType="end"/>
      </w:r>
      <w:r>
        <w:rPr>
          <w:rFonts w:hint="eastAsia"/>
          <w:lang w:eastAsia="zh-CN"/>
        </w:rPr>
        <w:t xml:space="preserve"> 服务单管理界面</w:t>
      </w:r>
    </w:p>
    <w:p>
      <w:pPr>
        <w:bidi w:val="0"/>
        <w:ind w:left="0" w:leftChars="0" w:firstLine="0" w:firstLineChars="0"/>
        <w:jc w:val="center"/>
        <w:rPr>
          <w:rFonts w:hint="default"/>
          <w:lang w:val="en-US" w:eastAsia="zh-CN"/>
        </w:rPr>
      </w:pPr>
      <w:r>
        <w:rPr>
          <w:rFonts w:hint="default"/>
          <w:lang w:val="en-US" w:eastAsia="zh-CN"/>
        </w:rPr>
        <w:drawing>
          <wp:inline distT="0" distB="0" distL="114300" distR="114300">
            <wp:extent cx="4019550" cy="2019300"/>
            <wp:effectExtent l="0" t="0" r="0" b="0"/>
            <wp:docPr id="30" name="图片 30"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服务单不存在对话框"/>
                    <pic:cNvPicPr>
                      <a:picLocks noChangeAspect="1"/>
                    </pic:cNvPicPr>
                  </pic:nvPicPr>
                  <pic:blipFill>
                    <a:blip r:embed="rId30"/>
                    <a:stretch>
                      <a:fillRect/>
                    </a:stretch>
                  </pic:blipFill>
                  <pic:spPr>
                    <a:xfrm>
                      <a:off x="0" y="0"/>
                      <a:ext cx="4019550" cy="2019300"/>
                    </a:xfrm>
                    <a:prstGeom prst="rect">
                      <a:avLst/>
                    </a:prstGeom>
                  </pic:spPr>
                </pic:pic>
              </a:graphicData>
            </a:graphic>
          </wp:inline>
        </w:drawing>
      </w:r>
    </w:p>
    <w:p>
      <w:pPr>
        <w:pStyle w:val="10"/>
        <w:bidi w:val="0"/>
        <w:ind w:left="0" w:leftChars="0" w:firstLine="0" w:firstLineChars="0"/>
        <w:jc w:val="center"/>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24</w:t>
      </w:r>
      <w:r>
        <w:fldChar w:fldCharType="end"/>
      </w:r>
      <w:r>
        <w:rPr>
          <w:rFonts w:hint="eastAsia"/>
          <w:lang w:eastAsia="zh-CN"/>
        </w:rPr>
        <w:t xml:space="preserve"> 服务单不存在</w:t>
      </w:r>
      <w:r>
        <w:rPr>
          <w:rFonts w:hint="eastAsia"/>
          <w:lang w:val="en-US" w:eastAsia="zh-CN"/>
        </w:rPr>
        <w:t>对话框</w:t>
      </w:r>
    </w:p>
    <w:p>
      <w:pPr>
        <w:pStyle w:val="5"/>
        <w:numPr>
          <w:ilvl w:val="3"/>
          <w:numId w:val="13"/>
        </w:numPr>
        <w:bidi w:val="0"/>
        <w:ind w:left="850" w:leftChars="0" w:hanging="850" w:firstLineChars="0"/>
        <w:rPr>
          <w:rFonts w:hint="default"/>
          <w:lang w:val="en-US" w:eastAsia="zh-CN"/>
        </w:rPr>
      </w:pPr>
      <w:r>
        <w:rPr>
          <w:rFonts w:hint="eastAsia"/>
          <w:lang w:val="en-US" w:eastAsia="zh-CN"/>
        </w:rPr>
        <w:t>服务评价</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18</w:t>
      </w:r>
      <w:r>
        <w:fldChar w:fldCharType="end"/>
      </w:r>
      <w:r>
        <w:rPr>
          <w:rFonts w:hint="eastAsia"/>
          <w:lang w:eastAsia="zh-CN"/>
        </w:rPr>
        <w:t xml:space="preserve"> 删除服务单用例表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hint="eastAsia" w:eastAsia="宋体"/>
                <w:lang w:val="en-US" w:eastAsia="zh-CN"/>
              </w:rPr>
            </w:pPr>
            <w:r>
              <w:rPr>
                <w:rFonts w:hint="eastAsia"/>
                <w:lang w:val="en-US" w:eastAsia="zh-CN"/>
              </w:rPr>
              <w:t>服务评价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hint="default" w:eastAsia="Times New Roman"/>
                <w:lang w:val="en-US"/>
              </w:rPr>
            </w:pPr>
            <w:r>
              <w:rPr>
                <w:rFonts w:hint="eastAsia"/>
                <w:lang w:val="en-US" w:eastAsia="zh-CN"/>
              </w:rPr>
              <w:t>2023年3月8日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hint="default" w:eastAsia="Times New Roman"/>
                <w:lang w:val="en-US"/>
              </w:rPr>
            </w:pPr>
            <w:r>
              <w:rPr>
                <w:rFonts w:hint="eastAsia"/>
                <w:lang w:val="en-US" w:eastAsia="zh-CN"/>
              </w:rPr>
              <w:t>2023年3月8日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hint="default" w:eastAsia="宋体"/>
                <w:lang w:val="en-US" w:eastAsia="zh-CN"/>
              </w:rPr>
            </w:pPr>
            <w:r>
              <w:rPr>
                <w:rFonts w:hint="eastAsia"/>
                <w:lang w:val="en-US" w:eastAsia="zh-CN"/>
              </w:rPr>
              <w:t>用户对员工的服务进行评价。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lang w:val="en-US" w:eastAsia="zh-CN"/>
              </w:rPr>
              <w:t>用户登录客户端，系统位于服务单管理界面并有待评价服务单</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评价</w:t>
            </w:r>
            <w:r>
              <w:rPr>
                <w:rFonts w:hint="eastAsia" w:eastAsia="Times New Roman"/>
              </w:rPr>
              <w:t>信息记入</w:t>
            </w:r>
            <w:r>
              <w:rPr>
                <w:rFonts w:hint="eastAsia"/>
                <w:lang w:val="en-US" w:eastAsia="zh-CN"/>
              </w:rPr>
              <w:t>评价信息表</w:t>
            </w:r>
            <w:r>
              <w:rPr>
                <w:rFonts w:hint="eastAsia" w:eastAsia="Times New Roman"/>
              </w:rPr>
              <w:t>（</w:t>
            </w:r>
            <w:r>
              <w:rPr>
                <w:rFonts w:hint="eastAsia"/>
                <w:lang w:val="en-US" w:eastAsia="zh-CN"/>
              </w:rPr>
              <w:t>FeedbackInfo</w:t>
            </w:r>
            <w:r>
              <w:rPr>
                <w:rFonts w:hint="eastAsia" w:eastAsia="Times New Roman"/>
              </w:rPr>
              <w:t>List)中</w:t>
            </w:r>
            <w:r>
              <w:rPr>
                <w:rFonts w:hint="eastAsia"/>
                <w:lang w:eastAsia="zh-CN"/>
              </w:rPr>
              <w:t>，</w:t>
            </w:r>
            <w:r>
              <w:rPr>
                <w:rFonts w:hint="eastAsia"/>
                <w:lang w:val="en-US" w:eastAsia="zh-CN"/>
              </w:rPr>
              <w:t>返回服务单管理界面(TicketManager)</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hint="default" w:eastAsia="宋体"/>
                <w:lang w:val="en-US" w:eastAsia="zh-CN"/>
              </w:rPr>
            </w:pPr>
            <w:r>
              <w:rPr>
                <w:rFonts w:hint="eastAsia"/>
                <w:lang w:val="en-US" w:eastAsia="zh-CN"/>
              </w:rPr>
              <w:t>用户</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p>
        </w:tc>
        <w:tc>
          <w:tcPr>
            <w:tcW w:w="2130" w:type="dxa"/>
          </w:tcPr>
          <w:p>
            <w:pPr>
              <w:pStyle w:val="34"/>
              <w:widowControl w:val="0"/>
              <w:jc w:val="both"/>
              <w:rPr>
                <w:rFonts w:hint="default" w:eastAsia="Times New Roman"/>
                <w:lang w:val="en-US"/>
              </w:rPr>
            </w:pPr>
            <w:r>
              <w:rPr>
                <w:rFonts w:hint="eastAsia" w:eastAsia="Times New Roman"/>
              </w:rPr>
              <w:t>1</w:t>
            </w:r>
            <w:r>
              <w:rPr>
                <w:rFonts w:hint="eastAsia"/>
                <w:lang w:val="en-US" w:eastAsia="zh-CN"/>
              </w:rPr>
              <w:t xml:space="preserve"> 用户点击服务评价栏(FeedbackDialog)中的按钮</w:t>
            </w:r>
          </w:p>
        </w:tc>
        <w:tc>
          <w:tcPr>
            <w:tcW w:w="4262" w:type="dxa"/>
            <w:gridSpan w:val="2"/>
          </w:tcPr>
          <w:p>
            <w:pPr>
              <w:pStyle w:val="34"/>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向评价信息表(FeedbackInfoList)中写入一条数据并返回服务单管理界面(TicketManager)</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eastAsia="宋体"/>
                <w:b/>
                <w:bCs/>
                <w:lang w:val="en-US" w:eastAsia="zh-CN"/>
              </w:rPr>
            </w:pPr>
            <w:r>
              <w:rPr>
                <w:rFonts w:hint="eastAsia"/>
                <w:b/>
                <w:bCs/>
                <w:lang w:val="en-US" w:eastAsia="zh-CN"/>
              </w:rPr>
              <w:t>子事件流</w:t>
            </w:r>
          </w:p>
        </w:tc>
        <w:tc>
          <w:tcPr>
            <w:tcW w:w="6392" w:type="dxa"/>
            <w:gridSpan w:val="3"/>
          </w:tcPr>
          <w:p>
            <w:pPr>
              <w:pStyle w:val="34"/>
              <w:widowControl w:val="0"/>
              <w:jc w:val="both"/>
              <w:rPr>
                <w:rFonts w:hint="default"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default" w:ascii="Times New Roman" w:hAnsi="Times New Roman" w:eastAsia="宋体" w:cs="Times New Roman"/>
                <w:sz w:val="21"/>
                <w:lang w:val="en-US" w:eastAsia="zh-CN" w:bidi="ar-SA"/>
              </w:rPr>
            </w:pPr>
          </w:p>
        </w:tc>
      </w:tr>
    </w:tbl>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6" name="图片 6"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25</w:t>
      </w:r>
      <w:r>
        <w:fldChar w:fldCharType="end"/>
      </w:r>
      <w:r>
        <w:rPr>
          <w:rFonts w:hint="eastAsia"/>
          <w:lang w:eastAsia="zh-CN"/>
        </w:rPr>
        <w:t xml:space="preserve"> 服务单管理页面</w:t>
      </w:r>
    </w:p>
    <w:p>
      <w:pPr>
        <w:pStyle w:val="5"/>
        <w:numPr>
          <w:ilvl w:val="3"/>
          <w:numId w:val="13"/>
        </w:numPr>
        <w:bidi w:val="0"/>
        <w:ind w:left="850" w:leftChars="0" w:hanging="850" w:firstLineChars="0"/>
        <w:rPr>
          <w:rFonts w:hint="default"/>
          <w:lang w:val="en-US" w:eastAsia="zh-CN"/>
        </w:rPr>
      </w:pPr>
      <w:r>
        <w:rPr>
          <w:rFonts w:hint="eastAsia"/>
          <w:lang w:val="en-US" w:eastAsia="zh-CN"/>
        </w:rPr>
        <w:t>投诉服务</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19</w:t>
      </w:r>
      <w:r>
        <w:fldChar w:fldCharType="end"/>
      </w:r>
      <w:r>
        <w:rPr>
          <w:rFonts w:hint="eastAsia"/>
          <w:lang w:eastAsia="zh-CN"/>
        </w:rPr>
        <w:t xml:space="preserve"> 删除服务单用例表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Complaints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hint="default" w:eastAsia="宋体"/>
                <w:lang w:val="en-US" w:eastAsia="zh-CN"/>
              </w:rPr>
            </w:pPr>
            <w:r>
              <w:rPr>
                <w:rFonts w:hint="eastAsia"/>
                <w:lang w:val="en-US" w:eastAsia="zh-CN"/>
              </w:rPr>
              <w:t>投诉服务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hint="default" w:eastAsia="Times New Roman"/>
                <w:lang w:val="en-US"/>
              </w:rPr>
            </w:pPr>
            <w:r>
              <w:rPr>
                <w:rFonts w:hint="eastAsia"/>
                <w:lang w:val="en-US" w:eastAsia="zh-CN"/>
              </w:rPr>
              <w:t>2023年3月8日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hint="default" w:eastAsia="Times New Roman"/>
                <w:lang w:val="en-US"/>
              </w:rPr>
            </w:pPr>
            <w:r>
              <w:rPr>
                <w:rFonts w:hint="eastAsia"/>
                <w:lang w:val="en-US" w:eastAsia="zh-CN"/>
              </w:rPr>
              <w:t>2023年3月8日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hint="default" w:eastAsia="宋体"/>
                <w:lang w:val="en-US" w:eastAsia="zh-CN"/>
              </w:rPr>
            </w:pPr>
            <w:r>
              <w:rPr>
                <w:rFonts w:hint="eastAsia"/>
                <w:lang w:val="en-US" w:eastAsia="zh-CN"/>
              </w:rPr>
              <w:t>用户对不满意的服务进行投诉，将信息反馈给企业的管理人员。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lang w:val="en-US" w:eastAsia="zh-CN"/>
              </w:rPr>
              <w:t>用户登录客户端，系统位于服务单管理界面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hint="default" w:eastAsia="Times New Roman"/>
                <w:lang w:val="en-US"/>
              </w:rPr>
            </w:pPr>
            <w:r>
              <w:rPr>
                <w:rFonts w:hint="eastAsia"/>
                <w:lang w:val="en-US" w:eastAsia="zh-CN"/>
              </w:rPr>
              <w:t>系统</w:t>
            </w:r>
            <w:r>
              <w:rPr>
                <w:rFonts w:hint="eastAsia" w:eastAsia="Times New Roman"/>
              </w:rPr>
              <w:t>将</w:t>
            </w:r>
            <w:r>
              <w:rPr>
                <w:rFonts w:hint="eastAsia"/>
                <w:lang w:val="en-US" w:eastAsia="zh-CN"/>
              </w:rPr>
              <w:t>评价</w:t>
            </w:r>
            <w:r>
              <w:rPr>
                <w:rFonts w:hint="eastAsia" w:eastAsia="Times New Roman"/>
              </w:rPr>
              <w:t>信息记入</w:t>
            </w:r>
            <w:r>
              <w:rPr>
                <w:rFonts w:hint="eastAsia"/>
                <w:lang w:val="en-US" w:eastAsia="zh-CN"/>
              </w:rPr>
              <w:t>投诉信息表</w:t>
            </w:r>
            <w:r>
              <w:rPr>
                <w:rFonts w:hint="eastAsia" w:eastAsia="Times New Roman"/>
              </w:rPr>
              <w:t>（</w:t>
            </w:r>
            <w:r>
              <w:rPr>
                <w:rFonts w:hint="eastAsia"/>
                <w:lang w:val="en-US" w:eastAsia="zh-CN"/>
              </w:rPr>
              <w:t>ComplaintInfo</w:t>
            </w:r>
            <w:r>
              <w:rPr>
                <w:rFonts w:hint="eastAsia" w:eastAsia="Times New Roman"/>
              </w:rPr>
              <w:t>List)中</w:t>
            </w:r>
            <w:r>
              <w:rPr>
                <w:rFonts w:hint="eastAsia"/>
                <w:lang w:eastAsia="zh-CN"/>
              </w:rPr>
              <w:t>，</w:t>
            </w:r>
            <w:r>
              <w:rPr>
                <w:rFonts w:hint="eastAsia"/>
                <w:lang w:val="en-US" w:eastAsia="zh-CN"/>
              </w:rPr>
              <w:t>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hint="default" w:eastAsia="宋体"/>
                <w:lang w:val="en-US" w:eastAsia="zh-CN"/>
              </w:rPr>
            </w:pPr>
            <w:r>
              <w:rPr>
                <w:rFonts w:hint="eastAsia"/>
                <w:lang w:val="en-US" w:eastAsia="zh-CN"/>
              </w:rPr>
              <w:t>用户</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4"/>
              <w:widowControl w:val="0"/>
              <w:jc w:val="center"/>
              <w:rPr>
                <w:rFonts w:eastAsia="Times New Roman"/>
                <w:b/>
                <w:bCs/>
              </w:rPr>
            </w:pPr>
          </w:p>
        </w:tc>
        <w:tc>
          <w:tcPr>
            <w:tcW w:w="2130" w:type="dxa"/>
          </w:tcPr>
          <w:p>
            <w:pPr>
              <w:pStyle w:val="34"/>
              <w:widowControl w:val="0"/>
              <w:jc w:val="both"/>
              <w:rPr>
                <w:rFonts w:hint="default" w:eastAsia="Times New Roman"/>
                <w:lang w:val="en-US"/>
              </w:rPr>
            </w:pPr>
            <w:r>
              <w:rPr>
                <w:rFonts w:hint="eastAsia" w:eastAsia="Times New Roman"/>
              </w:rPr>
              <w:t>1</w:t>
            </w:r>
            <w:r>
              <w:rPr>
                <w:rFonts w:hint="eastAsia"/>
                <w:lang w:val="en-US" w:eastAsia="zh-CN"/>
              </w:rPr>
              <w:t xml:space="preserve"> 用户点击服务单管理界面中的投诉服务按钮</w:t>
            </w:r>
          </w:p>
        </w:tc>
        <w:tc>
          <w:tcPr>
            <w:tcW w:w="4262" w:type="dxa"/>
            <w:gridSpan w:val="2"/>
          </w:tcPr>
          <w:p>
            <w:pPr>
              <w:pStyle w:val="34"/>
              <w:widowControl w:val="0"/>
              <w:jc w:val="both"/>
              <w:rPr>
                <w:rFonts w:hint="default" w:eastAsia="宋体"/>
                <w:lang w:val="en-US" w:eastAsia="zh-CN"/>
              </w:rPr>
            </w:pPr>
            <w:r>
              <w:rPr>
                <w:rFonts w:hint="eastAsia" w:eastAsia="Times New Roman"/>
              </w:rPr>
              <w:t>2</w:t>
            </w:r>
            <w:r>
              <w:rPr>
                <w:rFonts w:hint="eastAsia"/>
                <w:lang w:val="en-US" w:eastAsia="zh-CN"/>
              </w:rPr>
              <w:t xml:space="preserve"> 系统展示提交投诉对话框(ComplaintDialog)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4"/>
              <w:widowControl w:val="0"/>
              <w:jc w:val="center"/>
              <w:rPr>
                <w:rFonts w:eastAsia="Times New Roman"/>
                <w:b/>
                <w:bCs/>
              </w:rPr>
            </w:pPr>
          </w:p>
        </w:tc>
        <w:tc>
          <w:tcPr>
            <w:tcW w:w="2130" w:type="dxa"/>
          </w:tcPr>
          <w:p>
            <w:pPr>
              <w:pStyle w:val="34"/>
              <w:widowControl w:val="0"/>
              <w:jc w:val="both"/>
              <w:rPr>
                <w:rFonts w:hint="default" w:eastAsia="宋体"/>
                <w:lang w:val="en-US" w:eastAsia="zh-CN"/>
              </w:rPr>
            </w:pPr>
            <w:r>
              <w:rPr>
                <w:rFonts w:hint="eastAsia"/>
                <w:lang w:val="en-US" w:eastAsia="zh-CN"/>
              </w:rPr>
              <w:t>3 用户在提交投诉对话框中输入投诉内容，并点击提交按钮</w:t>
            </w:r>
          </w:p>
        </w:tc>
        <w:tc>
          <w:tcPr>
            <w:tcW w:w="4262" w:type="dxa"/>
            <w:gridSpan w:val="2"/>
          </w:tcPr>
          <w:p>
            <w:pPr>
              <w:pStyle w:val="34"/>
              <w:widowControl w:val="0"/>
              <w:jc w:val="both"/>
              <w:rPr>
                <w:rFonts w:hint="default" w:eastAsia="宋体"/>
                <w:lang w:val="en-US" w:eastAsia="zh-CN"/>
              </w:rPr>
            </w:pPr>
            <w:r>
              <w:rPr>
                <w:rFonts w:hint="eastAsia"/>
                <w:lang w:val="en-US" w:eastAsia="zh-CN"/>
              </w:rPr>
              <w:t>4 系统检查输入的数据，若为空，进入子事件流a；否则，系统在投诉信息表(ComplaintInfoList)中写入一条记录，并返回服务单管理界面。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4"/>
              <w:widowControl w:val="0"/>
              <w:jc w:val="both"/>
              <w:rPr>
                <w:rFonts w:hint="default" w:eastAsia="宋体"/>
                <w:lang w:val="en-US" w:eastAsia="zh-CN"/>
              </w:rPr>
            </w:pPr>
            <w:r>
              <w:rPr>
                <w:rFonts w:hint="eastAsia"/>
                <w:lang w:val="en-US" w:eastAsia="zh-CN"/>
              </w:rPr>
              <w:t>1 系统弹出输入不能为空对话框(NullInputDialog)，返回主事件流3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both"/>
        <w:rPr>
          <w:rFonts w:hint="default"/>
          <w:lang w:val="en-US" w:eastAsia="zh-CN"/>
        </w:rPr>
      </w:pPr>
    </w:p>
    <w:p>
      <w:pPr>
        <w:ind w:left="0" w:leftChars="0" w:firstLine="0" w:firstLineChars="0"/>
        <w:jc w:val="both"/>
        <w:rPr>
          <w:rFonts w:hint="default"/>
          <w:lang w:val="en-US" w:eastAsia="zh-CN"/>
        </w:rPr>
      </w:pPr>
      <w:r>
        <w:rPr>
          <w:rFonts w:hint="default"/>
          <w:lang w:val="en-US" w:eastAsia="zh-CN"/>
        </w:rPr>
        <w:drawing>
          <wp:inline distT="0" distB="0" distL="114300" distR="114300">
            <wp:extent cx="5266690" cy="3745230"/>
            <wp:effectExtent l="0" t="0" r="10160" b="7620"/>
            <wp:docPr id="39" name="图片 39"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bidi w:val="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26</w:t>
      </w:r>
      <w:r>
        <w:fldChar w:fldCharType="end"/>
      </w:r>
      <w:r>
        <w:rPr>
          <w:rFonts w:hint="eastAsia"/>
          <w:lang w:eastAsia="zh-CN"/>
        </w:rPr>
        <w:t xml:space="preserve"> 服务单管理界面</w:t>
      </w:r>
    </w:p>
    <w:p>
      <w:pPr>
        <w:jc w:val="center"/>
        <w:rPr>
          <w:rFonts w:hint="default"/>
          <w:lang w:val="en-US" w:eastAsia="zh-CN"/>
        </w:rPr>
      </w:pPr>
      <w:r>
        <w:rPr>
          <w:rFonts w:hint="default"/>
          <w:lang w:val="en-US" w:eastAsia="zh-CN"/>
        </w:rPr>
        <w:drawing>
          <wp:inline distT="0" distB="0" distL="114300" distR="114300">
            <wp:extent cx="2690495" cy="2856865"/>
            <wp:effectExtent l="0" t="0" r="14605" b="635"/>
            <wp:docPr id="4" name="图片 4" descr="投诉服务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投诉服务_状态 1"/>
                    <pic:cNvPicPr>
                      <a:picLocks noChangeAspect="1"/>
                    </pic:cNvPicPr>
                  </pic:nvPicPr>
                  <pic:blipFill>
                    <a:blip r:embed="rId33"/>
                    <a:stretch>
                      <a:fillRect/>
                    </a:stretch>
                  </pic:blipFill>
                  <pic:spPr>
                    <a:xfrm>
                      <a:off x="0" y="0"/>
                      <a:ext cx="2690495" cy="2856865"/>
                    </a:xfrm>
                    <a:prstGeom prst="rect">
                      <a:avLst/>
                    </a:prstGeom>
                  </pic:spPr>
                </pic:pic>
              </a:graphicData>
            </a:graphic>
          </wp:inline>
        </w:drawing>
      </w:r>
    </w:p>
    <w:p>
      <w:pPr>
        <w:pStyle w:val="1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27</w:t>
      </w:r>
      <w:r>
        <w:fldChar w:fldCharType="end"/>
      </w:r>
      <w:r>
        <w:rPr>
          <w:rFonts w:hint="eastAsia"/>
          <w:lang w:eastAsia="zh-CN"/>
        </w:rPr>
        <w:t xml:space="preserve"> 投诉对话框</w:t>
      </w:r>
    </w:p>
    <w:p>
      <w:pPr>
        <w:jc w:val="center"/>
        <w:rPr>
          <w:rFonts w:hint="eastAsia"/>
          <w:lang w:val="en-US" w:eastAsia="zh-CN"/>
        </w:rPr>
      </w:pPr>
      <w:r>
        <w:rPr>
          <w:rFonts w:hint="eastAsia"/>
          <w:lang w:val="en-US" w:eastAsia="zh-CN"/>
        </w:rPr>
        <w:drawing>
          <wp:inline distT="0" distB="0" distL="114300" distR="114300">
            <wp:extent cx="2714625" cy="1524000"/>
            <wp:effectExtent l="0" t="0" r="9525" b="0"/>
            <wp:docPr id="5" name="图片 5" descr="输入不能为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输入不能为空"/>
                    <pic:cNvPicPr>
                      <a:picLocks noChangeAspect="1"/>
                    </pic:cNvPicPr>
                  </pic:nvPicPr>
                  <pic:blipFill>
                    <a:blip r:embed="rId34"/>
                    <a:stretch>
                      <a:fillRect/>
                    </a:stretch>
                  </pic:blipFill>
                  <pic:spPr>
                    <a:xfrm>
                      <a:off x="0" y="0"/>
                      <a:ext cx="2714625" cy="1524000"/>
                    </a:xfrm>
                    <a:prstGeom prst="rect">
                      <a:avLst/>
                    </a:prstGeom>
                  </pic:spPr>
                </pic:pic>
              </a:graphicData>
            </a:graphic>
          </wp:inline>
        </w:drawing>
      </w:r>
    </w:p>
    <w:p>
      <w:pPr>
        <w:pStyle w:val="1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28</w:t>
      </w:r>
      <w:r>
        <w:fldChar w:fldCharType="end"/>
      </w:r>
      <w:r>
        <w:rPr>
          <w:rFonts w:hint="eastAsia"/>
          <w:lang w:eastAsia="zh-CN"/>
        </w:rPr>
        <w:t xml:space="preserve">  输入不能为空对话框</w:t>
      </w:r>
    </w:p>
    <w:p>
      <w:pPr>
        <w:pStyle w:val="5"/>
        <w:numPr>
          <w:ilvl w:val="3"/>
          <w:numId w:val="13"/>
        </w:numPr>
        <w:bidi w:val="0"/>
        <w:rPr>
          <w:rFonts w:hint="default"/>
          <w:lang w:val="en-US" w:eastAsia="zh-CN"/>
        </w:rPr>
      </w:pPr>
      <w:r>
        <w:rPr>
          <w:rFonts w:hint="eastAsia"/>
          <w:lang w:val="en-US" w:eastAsia="zh-CN"/>
        </w:rPr>
        <w:t>企业入驻申请</w:t>
      </w:r>
    </w:p>
    <w:p>
      <w:pPr>
        <w:pStyle w:val="10"/>
        <w:rPr>
          <w:rFonts w:hint="eastAsia" w:eastAsia="宋体"/>
          <w:lang w:eastAsia="zh-CN"/>
        </w:rPr>
      </w:pPr>
      <w:r>
        <w:t xml:space="preserve">表 </w:t>
      </w:r>
      <w:r>
        <w:fldChar w:fldCharType="begin"/>
      </w:r>
      <w:r>
        <w:instrText xml:space="preserve"> SEQ 表 \* ARABIC </w:instrText>
      </w:r>
      <w:r>
        <w:fldChar w:fldCharType="separate"/>
      </w:r>
      <w:r>
        <w:t>23</w:t>
      </w:r>
      <w:r>
        <w:fldChar w:fldCharType="end"/>
      </w:r>
      <w:r>
        <w:rPr>
          <w:rFonts w:hint="eastAsia"/>
          <w:lang w:eastAsia="zh-CN"/>
        </w:rPr>
        <w:t xml:space="preserve"> 企业入驻</w:t>
      </w:r>
      <w:r>
        <w:rPr>
          <w:rFonts w:hint="eastAsia"/>
          <w:lang w:val="en-US" w:eastAsia="zh-CN"/>
        </w:rPr>
        <w:t>申请</w:t>
      </w:r>
      <w:r>
        <w:rPr>
          <w:rFonts w:hint="eastAsia"/>
          <w:lang w:eastAsia="zh-CN"/>
        </w:rPr>
        <w:t>用例表</w:t>
      </w:r>
    </w:p>
    <w:tbl>
      <w:tblPr>
        <w:tblStyle w:val="23"/>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2034"/>
        <w:gridCol w:w="484"/>
        <w:gridCol w:w="1999"/>
        <w:gridCol w:w="1876"/>
        <w:gridCol w:w="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4"/>
              <w:widowControl w:val="0"/>
              <w:bidi w:val="0"/>
              <w:jc w:val="both"/>
              <w:rPr>
                <w:rFonts w:hint="default"/>
                <w:b/>
                <w:bCs/>
              </w:rPr>
            </w:pPr>
            <w:r>
              <w:rPr>
                <w:rFonts w:hint="eastAsia"/>
                <w:b/>
                <w:bCs/>
              </w:rPr>
              <w:t>用例标识符</w:t>
            </w:r>
          </w:p>
        </w:tc>
        <w:tc>
          <w:tcPr>
            <w:tcW w:w="6415" w:type="dxa"/>
            <w:gridSpan w:val="5"/>
            <w:noWrap w:val="0"/>
            <w:vAlign w:val="top"/>
          </w:tcPr>
          <w:p>
            <w:pPr>
              <w:pStyle w:val="34"/>
              <w:widowControl w:val="0"/>
              <w:bidi w:val="0"/>
              <w:jc w:val="both"/>
              <w:rPr>
                <w:rFonts w:hint="default"/>
                <w:lang w:val="en-US" w:eastAsia="zh-CN"/>
              </w:rPr>
            </w:pPr>
            <w:r>
              <w:rPr>
                <w:rFonts w:hint="eastAsia"/>
                <w:lang w:val="en-US" w:eastAsia="zh-CN"/>
              </w:rPr>
              <w:t>EnterpriseImparting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4"/>
              <w:widowControl w:val="0"/>
              <w:bidi w:val="0"/>
              <w:jc w:val="both"/>
              <w:rPr>
                <w:rFonts w:hint="default"/>
                <w:b/>
                <w:bCs/>
              </w:rPr>
            </w:pPr>
            <w:r>
              <w:rPr>
                <w:rFonts w:hint="eastAsia"/>
                <w:b/>
                <w:bCs/>
              </w:rPr>
              <w:t>用例名称</w:t>
            </w:r>
          </w:p>
        </w:tc>
        <w:tc>
          <w:tcPr>
            <w:tcW w:w="6415" w:type="dxa"/>
            <w:gridSpan w:val="5"/>
            <w:noWrap w:val="0"/>
            <w:vAlign w:val="top"/>
          </w:tcPr>
          <w:p>
            <w:pPr>
              <w:pStyle w:val="34"/>
              <w:widowControl w:val="0"/>
              <w:bidi w:val="0"/>
              <w:jc w:val="both"/>
              <w:rPr>
                <w:rFonts w:hint="default"/>
                <w:lang w:val="en-US" w:eastAsia="zh-CN"/>
              </w:rPr>
            </w:pPr>
            <w:r>
              <w:rPr>
                <w:rFonts w:hint="eastAsia"/>
                <w:lang w:val="en-US" w:eastAsia="zh-CN"/>
              </w:rPr>
              <w:t>企业入驻审批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4"/>
              <w:widowControl w:val="0"/>
              <w:bidi w:val="0"/>
              <w:jc w:val="both"/>
              <w:rPr>
                <w:rFonts w:hint="default"/>
                <w:b/>
                <w:bCs/>
              </w:rPr>
            </w:pPr>
            <w:r>
              <w:rPr>
                <w:rFonts w:hint="eastAsia"/>
                <w:b/>
                <w:bCs/>
              </w:rPr>
              <w:t>用例创建者</w:t>
            </w:r>
          </w:p>
        </w:tc>
        <w:tc>
          <w:tcPr>
            <w:tcW w:w="2518" w:type="dxa"/>
            <w:gridSpan w:val="2"/>
            <w:noWrap w:val="0"/>
            <w:vAlign w:val="top"/>
          </w:tcPr>
          <w:p>
            <w:pPr>
              <w:pStyle w:val="34"/>
              <w:widowControl w:val="0"/>
              <w:bidi w:val="0"/>
              <w:jc w:val="both"/>
              <w:rPr>
                <w:rFonts w:hint="default"/>
                <w:lang w:val="en-US" w:eastAsia="zh-CN"/>
              </w:rPr>
            </w:pPr>
            <w:r>
              <w:rPr>
                <w:rFonts w:hint="eastAsia"/>
                <w:lang w:val="en-US" w:eastAsia="zh-CN"/>
              </w:rPr>
              <w:t>姜山</w:t>
            </w:r>
          </w:p>
        </w:tc>
        <w:tc>
          <w:tcPr>
            <w:tcW w:w="1999" w:type="dxa"/>
            <w:noWrap w:val="0"/>
            <w:vAlign w:val="top"/>
          </w:tcPr>
          <w:p>
            <w:pPr>
              <w:pStyle w:val="34"/>
              <w:widowControl w:val="0"/>
              <w:bidi w:val="0"/>
              <w:jc w:val="both"/>
              <w:rPr>
                <w:rFonts w:hint="default"/>
              </w:rPr>
            </w:pPr>
            <w:r>
              <w:rPr>
                <w:rFonts w:hint="eastAsia"/>
              </w:rPr>
              <w:t>用例最后修改者</w:t>
            </w:r>
          </w:p>
        </w:tc>
        <w:tc>
          <w:tcPr>
            <w:tcW w:w="1898" w:type="dxa"/>
            <w:gridSpan w:val="2"/>
            <w:noWrap w:val="0"/>
            <w:vAlign w:val="top"/>
          </w:tcPr>
          <w:p>
            <w:pPr>
              <w:pStyle w:val="34"/>
              <w:widowControl w:val="0"/>
              <w:bidi w:val="0"/>
              <w:jc w:val="both"/>
              <w:rPr>
                <w:rFonts w:hint="default"/>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4"/>
              <w:widowControl w:val="0"/>
              <w:bidi w:val="0"/>
              <w:jc w:val="both"/>
              <w:rPr>
                <w:rFonts w:hint="default"/>
                <w:b/>
                <w:bCs/>
              </w:rPr>
            </w:pPr>
            <w:r>
              <w:rPr>
                <w:rFonts w:hint="eastAsia"/>
                <w:b/>
                <w:bCs/>
              </w:rPr>
              <w:t>用例创建时间</w:t>
            </w:r>
          </w:p>
        </w:tc>
        <w:tc>
          <w:tcPr>
            <w:tcW w:w="2518" w:type="dxa"/>
            <w:gridSpan w:val="2"/>
            <w:noWrap w:val="0"/>
            <w:vAlign w:val="top"/>
          </w:tcPr>
          <w:p>
            <w:pPr>
              <w:pStyle w:val="34"/>
              <w:widowControl w:val="0"/>
              <w:bidi w:val="0"/>
              <w:jc w:val="both"/>
              <w:rPr>
                <w:rFonts w:hint="default"/>
              </w:rPr>
            </w:pPr>
            <w:r>
              <w:rPr>
                <w:rFonts w:hint="eastAsia"/>
                <w:lang w:val="en-US" w:eastAsia="zh-CN"/>
              </w:rPr>
              <w:t>2022年9月20日</w:t>
            </w:r>
          </w:p>
        </w:tc>
        <w:tc>
          <w:tcPr>
            <w:tcW w:w="1999" w:type="dxa"/>
            <w:noWrap w:val="0"/>
            <w:vAlign w:val="top"/>
          </w:tcPr>
          <w:p>
            <w:pPr>
              <w:pStyle w:val="34"/>
              <w:widowControl w:val="0"/>
              <w:bidi w:val="0"/>
              <w:jc w:val="both"/>
              <w:rPr>
                <w:rFonts w:hint="default"/>
              </w:rPr>
            </w:pPr>
            <w:r>
              <w:rPr>
                <w:rFonts w:hint="eastAsia"/>
              </w:rPr>
              <w:t>用例最后修改时间</w:t>
            </w:r>
          </w:p>
        </w:tc>
        <w:tc>
          <w:tcPr>
            <w:tcW w:w="1898" w:type="dxa"/>
            <w:gridSpan w:val="2"/>
            <w:noWrap w:val="0"/>
            <w:vAlign w:val="top"/>
          </w:tcPr>
          <w:p>
            <w:pPr>
              <w:pStyle w:val="34"/>
              <w:widowControl w:val="0"/>
              <w:bidi w:val="0"/>
              <w:jc w:val="both"/>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42" w:hRule="atLeast"/>
          <w:jc w:val="center"/>
        </w:trPr>
        <w:tc>
          <w:tcPr>
            <w:tcW w:w="2107" w:type="dxa"/>
            <w:noWrap w:val="0"/>
            <w:vAlign w:val="top"/>
          </w:tcPr>
          <w:p>
            <w:pPr>
              <w:pStyle w:val="34"/>
              <w:widowControl w:val="0"/>
              <w:bidi w:val="0"/>
              <w:jc w:val="both"/>
              <w:rPr>
                <w:rFonts w:hint="default"/>
                <w:b/>
                <w:bCs/>
              </w:rPr>
            </w:pPr>
            <w:r>
              <w:rPr>
                <w:rFonts w:hint="eastAsia"/>
                <w:b/>
                <w:bCs/>
              </w:rPr>
              <w:t>操作者</w:t>
            </w:r>
          </w:p>
        </w:tc>
        <w:tc>
          <w:tcPr>
            <w:tcW w:w="6393" w:type="dxa"/>
            <w:gridSpan w:val="4"/>
            <w:noWrap w:val="0"/>
            <w:vAlign w:val="top"/>
          </w:tcPr>
          <w:p>
            <w:pPr>
              <w:pStyle w:val="34"/>
              <w:widowControl w:val="0"/>
              <w:bidi w:val="0"/>
              <w:jc w:val="both"/>
              <w:rPr>
                <w:rFonts w:hint="default"/>
                <w:lang w:val="en-US" w:eastAsia="zh-CN"/>
              </w:rPr>
            </w:pPr>
            <w:r>
              <w:rPr>
                <w:rFonts w:hint="eastAsia"/>
                <w:lang w:val="en-US" w:eastAsia="zh-CN"/>
              </w:rPr>
              <w:t>企业代表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64" w:hRule="atLeast"/>
          <w:jc w:val="center"/>
        </w:trPr>
        <w:tc>
          <w:tcPr>
            <w:tcW w:w="2107" w:type="dxa"/>
            <w:noWrap w:val="0"/>
            <w:vAlign w:val="top"/>
          </w:tcPr>
          <w:p>
            <w:pPr>
              <w:pStyle w:val="34"/>
              <w:widowControl w:val="0"/>
              <w:bidi w:val="0"/>
              <w:jc w:val="both"/>
              <w:rPr>
                <w:rFonts w:hint="default"/>
                <w:b/>
                <w:bCs/>
              </w:rPr>
            </w:pPr>
            <w:r>
              <w:rPr>
                <w:rFonts w:hint="eastAsia"/>
                <w:b/>
                <w:bCs/>
              </w:rPr>
              <w:t>描述</w:t>
            </w:r>
          </w:p>
        </w:tc>
        <w:tc>
          <w:tcPr>
            <w:tcW w:w="6393" w:type="dxa"/>
            <w:gridSpan w:val="4"/>
            <w:noWrap w:val="0"/>
            <w:vAlign w:val="top"/>
          </w:tcPr>
          <w:p>
            <w:pPr>
              <w:pStyle w:val="34"/>
              <w:widowControl w:val="0"/>
              <w:bidi w:val="0"/>
              <w:jc w:val="both"/>
              <w:rPr>
                <w:rFonts w:hint="default"/>
                <w:lang w:val="en-US" w:eastAsia="zh-CN"/>
              </w:rPr>
            </w:pPr>
            <w:r>
              <w:rPr>
                <w:rFonts w:hint="eastAsia"/>
                <w:lang w:val="en-US" w:eastAsia="zh-CN"/>
              </w:rPr>
              <w:t>企业对企业入驻申请进行审批。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00" w:hRule="atLeast"/>
          <w:jc w:val="center"/>
        </w:trPr>
        <w:tc>
          <w:tcPr>
            <w:tcW w:w="2107" w:type="dxa"/>
            <w:noWrap w:val="0"/>
            <w:vAlign w:val="top"/>
          </w:tcPr>
          <w:p>
            <w:pPr>
              <w:pStyle w:val="34"/>
              <w:widowControl w:val="0"/>
              <w:bidi w:val="0"/>
              <w:jc w:val="both"/>
              <w:rPr>
                <w:rFonts w:hint="default"/>
                <w:b/>
                <w:bCs/>
              </w:rPr>
            </w:pPr>
            <w:r>
              <w:rPr>
                <w:rFonts w:hint="eastAsia"/>
                <w:b/>
                <w:bCs/>
              </w:rPr>
              <w:t>前置条件</w:t>
            </w:r>
          </w:p>
        </w:tc>
        <w:tc>
          <w:tcPr>
            <w:tcW w:w="6393" w:type="dxa"/>
            <w:gridSpan w:val="4"/>
            <w:noWrap w:val="0"/>
            <w:vAlign w:val="top"/>
          </w:tcPr>
          <w:p>
            <w:pPr>
              <w:pStyle w:val="34"/>
              <w:widowControl w:val="0"/>
              <w:bidi w:val="0"/>
              <w:jc w:val="both"/>
              <w:rPr>
                <w:rFonts w:hint="default"/>
                <w:lang w:val="en-US" w:eastAsia="zh-CN"/>
              </w:rPr>
            </w:pPr>
            <w:r>
              <w:rPr>
                <w:rFonts w:hint="eastAsia"/>
                <w:lang w:val="en-US" w:eastAsia="zh-CN"/>
              </w:rPr>
              <w:t>企业代表成功登录，系统处于客户端首页（ClientMain）。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51" w:hRule="atLeast"/>
          <w:jc w:val="center"/>
        </w:trPr>
        <w:tc>
          <w:tcPr>
            <w:tcW w:w="2107" w:type="dxa"/>
            <w:noWrap w:val="0"/>
            <w:vAlign w:val="top"/>
          </w:tcPr>
          <w:p>
            <w:pPr>
              <w:pStyle w:val="34"/>
              <w:widowControl w:val="0"/>
              <w:bidi w:val="0"/>
              <w:jc w:val="both"/>
              <w:rPr>
                <w:rFonts w:hint="default"/>
                <w:b/>
                <w:bCs/>
              </w:rPr>
            </w:pPr>
            <w:r>
              <w:rPr>
                <w:rFonts w:hint="eastAsia"/>
                <w:b/>
                <w:bCs/>
              </w:rPr>
              <w:t>后置条件</w:t>
            </w:r>
          </w:p>
        </w:tc>
        <w:tc>
          <w:tcPr>
            <w:tcW w:w="6393" w:type="dxa"/>
            <w:gridSpan w:val="4"/>
            <w:noWrap w:val="0"/>
            <w:vAlign w:val="top"/>
          </w:tcPr>
          <w:p>
            <w:pPr>
              <w:pStyle w:val="34"/>
              <w:widowControl w:val="0"/>
              <w:bidi w:val="0"/>
              <w:jc w:val="both"/>
              <w:rPr>
                <w:rFonts w:hint="default"/>
                <w:lang w:val="en-US" w:eastAsia="zh-CN"/>
              </w:rPr>
            </w:pPr>
            <w:r>
              <w:rPr>
                <w:rFonts w:hint="eastAsia"/>
                <w:lang w:val="en-US" w:eastAsia="zh-CN"/>
              </w:rPr>
              <w:t>系统向企业信息表（companyInfoList）中写入一条新的数据，返回客户端首页(ClientMain)。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48" w:hRule="atLeast"/>
          <w:jc w:val="center"/>
        </w:trPr>
        <w:tc>
          <w:tcPr>
            <w:tcW w:w="2107" w:type="dxa"/>
            <w:vMerge w:val="restart"/>
            <w:noWrap w:val="0"/>
            <w:vAlign w:val="top"/>
          </w:tcPr>
          <w:p>
            <w:pPr>
              <w:pStyle w:val="34"/>
              <w:widowControl w:val="0"/>
              <w:bidi w:val="0"/>
              <w:jc w:val="both"/>
              <w:rPr>
                <w:rFonts w:hint="default"/>
                <w:b/>
                <w:bCs/>
              </w:rPr>
            </w:pPr>
            <w:r>
              <w:rPr>
                <w:rFonts w:hint="eastAsia"/>
                <w:b/>
                <w:bCs/>
              </w:rPr>
              <w:t>主事件流</w:t>
            </w:r>
          </w:p>
        </w:tc>
        <w:tc>
          <w:tcPr>
            <w:tcW w:w="2034" w:type="dxa"/>
            <w:noWrap w:val="0"/>
            <w:vAlign w:val="top"/>
          </w:tcPr>
          <w:p>
            <w:pPr>
              <w:pStyle w:val="34"/>
              <w:widowControl w:val="0"/>
              <w:bidi w:val="0"/>
              <w:jc w:val="center"/>
              <w:rPr>
                <w:rFonts w:hint="default"/>
                <w:b/>
                <w:bCs/>
                <w:lang w:val="en-US" w:eastAsia="zh-CN"/>
              </w:rPr>
            </w:pPr>
            <w:r>
              <w:rPr>
                <w:rFonts w:hint="eastAsia"/>
                <w:b/>
                <w:bCs/>
                <w:lang w:val="en-US" w:eastAsia="zh-CN"/>
              </w:rPr>
              <w:t>企业代表</w:t>
            </w:r>
          </w:p>
        </w:tc>
        <w:tc>
          <w:tcPr>
            <w:tcW w:w="4359" w:type="dxa"/>
            <w:gridSpan w:val="3"/>
            <w:noWrap w:val="0"/>
            <w:vAlign w:val="top"/>
          </w:tcPr>
          <w:p>
            <w:pPr>
              <w:pStyle w:val="34"/>
              <w:widowControl w:val="0"/>
              <w:bidi w:val="0"/>
              <w:jc w:val="center"/>
              <w:rPr>
                <w:rFonts w:hint="default"/>
                <w:b/>
                <w:bCs/>
              </w:rPr>
            </w:pPr>
            <w:r>
              <w:rPr>
                <w:rFonts w:hint="eastAsia"/>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542" w:hRule="atLeast"/>
          <w:jc w:val="center"/>
        </w:trPr>
        <w:tc>
          <w:tcPr>
            <w:tcW w:w="2107" w:type="dxa"/>
            <w:vMerge w:val="continue"/>
            <w:noWrap w:val="0"/>
            <w:vAlign w:val="top"/>
          </w:tcPr>
          <w:p>
            <w:pPr>
              <w:pStyle w:val="34"/>
              <w:widowControl w:val="0"/>
              <w:bidi w:val="0"/>
              <w:jc w:val="both"/>
              <w:rPr>
                <w:rFonts w:hint="default"/>
                <w:b/>
                <w:bCs/>
              </w:rPr>
            </w:pPr>
          </w:p>
        </w:tc>
        <w:tc>
          <w:tcPr>
            <w:tcW w:w="2034" w:type="dxa"/>
            <w:noWrap w:val="0"/>
            <w:vAlign w:val="top"/>
          </w:tcPr>
          <w:p>
            <w:pPr>
              <w:pStyle w:val="34"/>
              <w:widowControl w:val="0"/>
              <w:bidi w:val="0"/>
              <w:jc w:val="both"/>
              <w:rPr>
                <w:rFonts w:hint="default"/>
                <w:lang w:val="en-US" w:eastAsia="zh-CN"/>
              </w:rPr>
            </w:pPr>
            <w:r>
              <w:rPr>
                <w:rFonts w:hint="default"/>
              </w:rPr>
              <w:t>1</w:t>
            </w:r>
            <w:r>
              <w:rPr>
                <w:rFonts w:hint="eastAsia"/>
                <w:lang w:val="en-US" w:eastAsia="zh-CN"/>
              </w:rPr>
              <w:t xml:space="preserve"> 企业代表点击设置界面(SettingView)的的企业入驻申请按钮</w:t>
            </w:r>
          </w:p>
        </w:tc>
        <w:tc>
          <w:tcPr>
            <w:tcW w:w="4359" w:type="dxa"/>
            <w:gridSpan w:val="3"/>
            <w:noWrap w:val="0"/>
            <w:vAlign w:val="top"/>
          </w:tcPr>
          <w:p>
            <w:pPr>
              <w:pStyle w:val="34"/>
              <w:widowControl w:val="0"/>
              <w:bidi w:val="0"/>
              <w:jc w:val="both"/>
              <w:rPr>
                <w:rFonts w:hint="default"/>
                <w:lang w:val="en-US" w:eastAsia="zh-CN"/>
              </w:rPr>
            </w:pPr>
            <w:r>
              <w:rPr>
                <w:rFonts w:hint="eastAsia"/>
                <w:lang w:val="en-US" w:eastAsia="zh-CN"/>
              </w:rPr>
              <w:t>2 系统进入企业入驻申请界面（EnterpriseImpartingView）。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1100" w:hRule="atLeast"/>
          <w:jc w:val="center"/>
        </w:trPr>
        <w:tc>
          <w:tcPr>
            <w:tcW w:w="2107" w:type="dxa"/>
            <w:vMerge w:val="continue"/>
            <w:noWrap w:val="0"/>
            <w:vAlign w:val="top"/>
          </w:tcPr>
          <w:p>
            <w:pPr>
              <w:pStyle w:val="34"/>
              <w:widowControl w:val="0"/>
              <w:bidi w:val="0"/>
              <w:jc w:val="both"/>
              <w:rPr>
                <w:rFonts w:hint="default"/>
                <w:b/>
                <w:bCs/>
              </w:rPr>
            </w:pPr>
          </w:p>
        </w:tc>
        <w:tc>
          <w:tcPr>
            <w:tcW w:w="2034" w:type="dxa"/>
            <w:noWrap w:val="0"/>
            <w:vAlign w:val="top"/>
          </w:tcPr>
          <w:p>
            <w:pPr>
              <w:pStyle w:val="34"/>
              <w:widowControl w:val="0"/>
              <w:bidi w:val="0"/>
              <w:jc w:val="both"/>
              <w:rPr>
                <w:rFonts w:hint="default" w:eastAsia="宋体"/>
                <w:lang w:val="en-US" w:eastAsia="zh-CN"/>
              </w:rPr>
            </w:pPr>
            <w:r>
              <w:rPr>
                <w:rFonts w:hint="eastAsia"/>
                <w:lang w:val="en-US" w:eastAsia="zh-CN"/>
              </w:rPr>
              <w:t>3 企业代表点击入驻申请按钮，并提交相应的材料</w:t>
            </w:r>
          </w:p>
        </w:tc>
        <w:tc>
          <w:tcPr>
            <w:tcW w:w="4359" w:type="dxa"/>
            <w:gridSpan w:val="3"/>
            <w:noWrap w:val="0"/>
            <w:vAlign w:val="top"/>
          </w:tcPr>
          <w:p>
            <w:pPr>
              <w:pStyle w:val="34"/>
              <w:widowControl w:val="0"/>
              <w:numPr>
                <w:ilvl w:val="0"/>
                <w:numId w:val="0"/>
              </w:numPr>
              <w:bidi w:val="0"/>
              <w:ind w:leftChars="0"/>
              <w:jc w:val="both"/>
              <w:rPr>
                <w:rFonts w:hint="default"/>
                <w:lang w:val="en-US" w:eastAsia="zh-CN"/>
              </w:rPr>
            </w:pPr>
            <w:r>
              <w:rPr>
                <w:rFonts w:hint="eastAsia"/>
                <w:lang w:val="en-US" w:eastAsia="zh-CN"/>
              </w:rPr>
              <w:t>4 系统向企业申请信息表(CompanyInfoList)中写入一条新的数据并返回设置界面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4"/>
              <w:widowControl w:val="0"/>
              <w:bidi w:val="0"/>
              <w:jc w:val="both"/>
              <w:rPr>
                <w:rFonts w:hint="default"/>
                <w:b/>
                <w:bCs/>
              </w:rPr>
            </w:pPr>
            <w:r>
              <w:rPr>
                <w:rFonts w:hint="eastAsia"/>
                <w:b/>
                <w:bCs/>
              </w:rPr>
              <w:t>子事件流a</w:t>
            </w:r>
          </w:p>
        </w:tc>
        <w:tc>
          <w:tcPr>
            <w:tcW w:w="6393" w:type="dxa"/>
            <w:gridSpan w:val="4"/>
            <w:noWrap w:val="0"/>
            <w:vAlign w:val="top"/>
          </w:tcPr>
          <w:p>
            <w:pPr>
              <w:pStyle w:val="34"/>
              <w:widowControl w:val="0"/>
              <w:bidi w:val="0"/>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4"/>
              <w:widowControl w:val="0"/>
              <w:bidi w:val="0"/>
              <w:jc w:val="both"/>
              <w:rPr>
                <w:rFonts w:hint="default"/>
                <w:b/>
                <w:bCs/>
              </w:rPr>
            </w:pPr>
            <w:r>
              <w:rPr>
                <w:rFonts w:hint="eastAsia"/>
                <w:b/>
                <w:bCs/>
              </w:rPr>
              <w:t>异常处理</w:t>
            </w:r>
          </w:p>
        </w:tc>
        <w:tc>
          <w:tcPr>
            <w:tcW w:w="6393" w:type="dxa"/>
            <w:gridSpan w:val="4"/>
            <w:noWrap w:val="0"/>
            <w:vAlign w:val="top"/>
          </w:tcPr>
          <w:p>
            <w:pPr>
              <w:pStyle w:val="34"/>
              <w:widowControl w:val="0"/>
              <w:bidi w:val="0"/>
              <w:jc w:val="both"/>
              <w:rPr>
                <w:rFonts w:hint="default"/>
              </w:rPr>
            </w:pPr>
          </w:p>
        </w:tc>
      </w:tr>
    </w:tbl>
    <w:p>
      <w:pPr>
        <w:ind w:left="0" w:leftChars="0" w:firstLine="0" w:firstLineChars="0"/>
        <w:rPr>
          <w:rFonts w:hint="eastAsia"/>
          <w:lang w:val="en-US" w:eastAsia="zh-CN"/>
        </w:rPr>
      </w:pPr>
    </w:p>
    <w:p>
      <w:pPr>
        <w:ind w:left="0" w:leftChars="0" w:firstLine="0" w:firstLineChars="0"/>
        <w:rPr>
          <w:rFonts w:hint="eastAsia"/>
          <w:lang w:eastAsia="zh-CN"/>
        </w:rPr>
      </w:pPr>
    </w:p>
    <w:p>
      <w:pPr>
        <w:pStyle w:val="5"/>
        <w:numPr>
          <w:ilvl w:val="3"/>
          <w:numId w:val="13"/>
        </w:numPr>
        <w:bidi w:val="0"/>
        <w:ind w:left="850" w:leftChars="0" w:hanging="850" w:firstLineChars="0"/>
        <w:rPr>
          <w:rFonts w:hint="default"/>
          <w:lang w:val="en-US" w:eastAsia="zh-CN"/>
        </w:rPr>
      </w:pPr>
      <w:r>
        <w:rPr>
          <w:rFonts w:hint="eastAsia"/>
          <w:lang w:val="en-US" w:eastAsia="zh-CN"/>
        </w:rPr>
        <w:t>自定义角色</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21</w:t>
      </w:r>
      <w:r>
        <w:fldChar w:fldCharType="end"/>
      </w:r>
      <w:r>
        <w:rPr>
          <w:rFonts w:hint="eastAsia"/>
          <w:lang w:eastAsia="zh-CN"/>
        </w:rPr>
        <w:t xml:space="preserve"> </w:t>
      </w:r>
      <w:r>
        <w:rPr>
          <w:rFonts w:hint="eastAsia"/>
          <w:lang w:val="en-US" w:eastAsia="zh-CN"/>
        </w:rPr>
        <w:t>自定义角色</w:t>
      </w:r>
      <w:r>
        <w:rPr>
          <w:rFonts w:hint="eastAsia"/>
          <w:lang w:eastAsia="zh-CN"/>
        </w:rPr>
        <w:t>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CompanyRoleManage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eastAsia="Times New Roman"/>
              </w:rPr>
            </w:pPr>
            <w:r>
              <w:rPr>
                <w:rFonts w:hint="eastAsia"/>
                <w:lang w:val="en-US" w:eastAsia="zh-CN"/>
              </w:rPr>
              <w:t>2022年7月13日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eastAsia="Times New Roman"/>
              </w:rPr>
            </w:pPr>
            <w:r>
              <w:rPr>
                <w:rFonts w:hint="eastAsia"/>
                <w:lang w:val="en-US" w:eastAsia="zh-CN"/>
              </w:rPr>
              <w:t>管理者设置企业内角色及权限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eastAsia="Times New Roman"/>
              </w:rPr>
            </w:pPr>
            <w:r>
              <w:rPr>
                <w:rFonts w:hint="eastAsia"/>
                <w:lang w:val="en-US" w:eastAsia="zh-CN"/>
              </w:rPr>
              <w:t>系统将数据录入</w:t>
            </w:r>
            <w:r>
              <w:rPr>
                <w:rFonts w:hint="eastAsia"/>
                <w:b w:val="0"/>
                <w:bCs w:val="0"/>
                <w:lang w:val="en-US" w:eastAsia="zh-CN"/>
              </w:rPr>
              <w:t>企业角色信息表(CompanyRoleList)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4"/>
              <w:widowControl w:val="0"/>
              <w:jc w:val="center"/>
              <w:rPr>
                <w:rFonts w:eastAsia="Times New Roman"/>
                <w:b/>
                <w:bCs/>
              </w:rPr>
            </w:pPr>
          </w:p>
        </w:tc>
        <w:tc>
          <w:tcPr>
            <w:tcW w:w="2130" w:type="dxa"/>
          </w:tcPr>
          <w:p>
            <w:pPr>
              <w:pStyle w:val="34"/>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设置角色</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4"/>
              <w:widowControl w:val="0"/>
              <w:jc w:val="both"/>
              <w:rPr>
                <w:rFonts w:eastAsia="Times New Roman"/>
              </w:rPr>
            </w:pPr>
            <w:r>
              <w:rPr>
                <w:rFonts w:hint="eastAsia" w:eastAsia="Times New Roman"/>
              </w:rPr>
              <w:t>2系统</w:t>
            </w:r>
            <w:r>
              <w:rPr>
                <w:rFonts w:hint="eastAsia"/>
                <w:lang w:val="en-US" w:eastAsia="zh-CN"/>
              </w:rPr>
              <w:t>查询当前频道中的所有角色，将其列出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4"/>
              <w:widowControl w:val="0"/>
              <w:jc w:val="center"/>
              <w:rPr>
                <w:rFonts w:eastAsia="Times New Roman"/>
                <w:b/>
                <w:bCs/>
              </w:rPr>
            </w:pPr>
          </w:p>
        </w:tc>
        <w:tc>
          <w:tcPr>
            <w:tcW w:w="2130" w:type="dxa"/>
          </w:tcPr>
          <w:p>
            <w:pPr>
              <w:pStyle w:val="34"/>
              <w:widowControl w:val="0"/>
              <w:numPr>
                <w:ilvl w:val="0"/>
                <w:numId w:val="0"/>
              </w:numPr>
              <w:ind w:leftChars="0"/>
              <w:jc w:val="both"/>
              <w:rPr>
                <w:rFonts w:hint="default" w:eastAsia="宋体"/>
                <w:lang w:val="en-US" w:eastAsia="zh-CN"/>
              </w:rPr>
            </w:pPr>
            <w:r>
              <w:rPr>
                <w:rFonts w:hint="eastAsia"/>
                <w:lang w:val="en-US" w:eastAsia="zh-CN"/>
              </w:rPr>
              <w:t>3 管理者点击对应角色后的设置按钮，或点击新建按钮</w:t>
            </w:r>
          </w:p>
        </w:tc>
        <w:tc>
          <w:tcPr>
            <w:tcW w:w="4262" w:type="dxa"/>
            <w:gridSpan w:val="2"/>
          </w:tcPr>
          <w:p>
            <w:pPr>
              <w:pStyle w:val="34"/>
              <w:widowControl w:val="0"/>
              <w:numPr>
                <w:ilvl w:val="0"/>
                <w:numId w:val="0"/>
              </w:numPr>
              <w:ind w:leftChars="0"/>
              <w:jc w:val="both"/>
              <w:rPr>
                <w:rFonts w:hint="default" w:eastAsia="宋体"/>
                <w:lang w:val="en-US" w:eastAsia="zh-CN"/>
              </w:rPr>
            </w:pPr>
            <w:r>
              <w:rPr>
                <w:rFonts w:hint="eastAsia"/>
                <w:lang w:val="en-US" w:eastAsia="zh-CN"/>
              </w:rPr>
              <w:t>4 系统查询是否存在对应角色，若存在，将对应角色设置信息填入表单；否则将表单各项数据置空。随后系统弹出表单。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p>
        </w:tc>
        <w:tc>
          <w:tcPr>
            <w:tcW w:w="2130" w:type="dxa"/>
          </w:tcPr>
          <w:p>
            <w:pPr>
              <w:pStyle w:val="34"/>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用户输入角色名称或权限控制字等需要编辑的信息，点击保存按钮。</w:t>
            </w:r>
          </w:p>
        </w:tc>
        <w:tc>
          <w:tcPr>
            <w:tcW w:w="4262" w:type="dxa"/>
            <w:gridSpan w:val="2"/>
          </w:tcPr>
          <w:p>
            <w:pPr>
              <w:pStyle w:val="34"/>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企业角色信息表(CompanyRoleList)中查询对应的角色信息，若不存在，则插入一条新数据，否则更新旧数据。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eastAsia="宋体"/>
                <w:b/>
                <w:bCs/>
                <w:lang w:val="en-US" w:eastAsia="zh-CN"/>
              </w:rPr>
            </w:pPr>
            <w:r>
              <w:rPr>
                <w:rFonts w:hint="eastAsia"/>
                <w:b/>
                <w:bCs/>
                <w:lang w:val="en-US" w:eastAsia="zh-CN"/>
              </w:rPr>
              <w:t>子事件流</w:t>
            </w:r>
          </w:p>
        </w:tc>
        <w:tc>
          <w:tcPr>
            <w:tcW w:w="6392" w:type="dxa"/>
            <w:gridSpan w:val="3"/>
          </w:tcPr>
          <w:p>
            <w:pPr>
              <w:pStyle w:val="34"/>
              <w:widowControl w:val="0"/>
              <w:numPr>
                <w:ilvl w:val="0"/>
                <w:numId w:val="0"/>
              </w:numPr>
              <w:ind w:leftChars="0"/>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default" w:ascii="Times New Roman" w:hAnsi="Times New Roman" w:eastAsia="宋体" w:cs="Times New Roman"/>
                <w:sz w:val="21"/>
                <w:lang w:val="en-US" w:eastAsia="zh-CN" w:bidi="ar-SA"/>
              </w:rPr>
            </w:pPr>
          </w:p>
        </w:tc>
      </w:tr>
    </w:tbl>
    <w:p>
      <w:pPr>
        <w:pStyle w:val="10"/>
        <w:jc w:val="both"/>
        <w:rPr>
          <w:rFonts w:hint="eastAsia" w:eastAsia="宋体"/>
          <w:lang w:val="en-US" w:eastAsia="zh-CN"/>
        </w:rPr>
      </w:pPr>
    </w:p>
    <w:p>
      <w:pPr>
        <w:pStyle w:val="5"/>
        <w:numPr>
          <w:ilvl w:val="3"/>
          <w:numId w:val="13"/>
        </w:numPr>
        <w:bidi w:val="0"/>
        <w:ind w:left="850" w:leftChars="0" w:hanging="850" w:firstLineChars="0"/>
        <w:rPr>
          <w:rFonts w:hint="default"/>
          <w:lang w:val="en-US" w:eastAsia="zh-CN"/>
        </w:rPr>
      </w:pPr>
      <w:r>
        <w:rPr>
          <w:rFonts w:hint="eastAsia"/>
          <w:lang w:val="en-US" w:eastAsia="zh-CN"/>
        </w:rPr>
        <w:t>自定义回复</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22</w:t>
      </w:r>
      <w:r>
        <w:fldChar w:fldCharType="end"/>
      </w:r>
      <w:r>
        <w:rPr>
          <w:rFonts w:hint="eastAsia"/>
          <w:lang w:eastAsia="zh-CN"/>
        </w:rPr>
        <w:t xml:space="preserve"> 自定义回复用例表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SetReply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hint="default" w:eastAsia="宋体"/>
                <w:lang w:val="en-US" w:eastAsia="zh-CN"/>
              </w:rPr>
            </w:pPr>
            <w:r>
              <w:rPr>
                <w:rFonts w:hint="eastAsia"/>
                <w:lang w:val="en-US" w:eastAsia="zh-CN"/>
              </w:rPr>
              <w:t>自定义回复模板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eastAsia="Times New Roman"/>
              </w:rPr>
            </w:pPr>
            <w:r>
              <w:rPr>
                <w:rFonts w:hint="eastAsia"/>
                <w:lang w:val="en-US" w:eastAsia="zh-CN"/>
              </w:rPr>
              <w:t>2022年7月13日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hint="default" w:eastAsia="宋体"/>
                <w:lang w:val="en-US" w:eastAsia="zh-CN"/>
              </w:rPr>
            </w:pPr>
            <w:r>
              <w:rPr>
                <w:rFonts w:hint="eastAsia"/>
                <w:lang w:val="en-US" w:eastAsia="zh-CN"/>
              </w:rPr>
              <w:t>2023年3月7日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hint="default" w:eastAsia="Times New Roman"/>
                <w:lang w:val="en-US"/>
              </w:rPr>
            </w:pPr>
            <w:r>
              <w:rPr>
                <w:rFonts w:hint="eastAsia"/>
                <w:lang w:val="en-US" w:eastAsia="zh-CN"/>
              </w:rPr>
              <w:t>有权限的员工设置回复模板，实现通过少量命令发送大量信息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lang w:val="en-US" w:eastAsia="zh-CN"/>
              </w:rPr>
              <w:t>有权限的员工登录客户端，系统正常运行并处于企业设置界面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eastAsia="Times New Roman"/>
              </w:rPr>
            </w:pPr>
            <w:r>
              <w:rPr>
                <w:rFonts w:hint="eastAsia"/>
                <w:lang w:val="en-US" w:eastAsia="zh-CN"/>
              </w:rPr>
              <w:t>系统将数据写入企业回复信息表(CompanyReplyList)中，返回企业设置界面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hint="default" w:eastAsia="宋体"/>
                <w:lang w:val="en-US" w:eastAsia="zh-CN"/>
              </w:rPr>
            </w:pPr>
            <w:r>
              <w:rPr>
                <w:rFonts w:hint="eastAsia"/>
                <w:lang w:val="en-US" w:eastAsia="zh-CN"/>
              </w:rPr>
              <w:t>员工</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4"/>
              <w:widowControl w:val="0"/>
              <w:jc w:val="center"/>
              <w:rPr>
                <w:rFonts w:eastAsia="Times New Roman"/>
                <w:b/>
                <w:bCs/>
              </w:rPr>
            </w:pPr>
          </w:p>
        </w:tc>
        <w:tc>
          <w:tcPr>
            <w:tcW w:w="2130" w:type="dxa"/>
          </w:tcPr>
          <w:p>
            <w:pPr>
              <w:pStyle w:val="34"/>
              <w:widowControl w:val="0"/>
              <w:jc w:val="both"/>
              <w:rPr>
                <w:rFonts w:eastAsia="Times New Roman"/>
              </w:rPr>
            </w:pPr>
            <w:r>
              <w:rPr>
                <w:rFonts w:hint="eastAsia" w:eastAsia="Times New Roman"/>
              </w:rPr>
              <w:t>1</w:t>
            </w:r>
            <w:r>
              <w:rPr>
                <w:rFonts w:hint="eastAsia"/>
                <w:lang w:val="en-US" w:eastAsia="zh-CN"/>
              </w:rPr>
              <w:t>员工点击</w:t>
            </w:r>
            <w:r>
              <w:rPr>
                <w:rFonts w:hint="default"/>
                <w:lang w:val="en-US" w:eastAsia="zh-CN"/>
              </w:rPr>
              <w:t>”</w:t>
            </w:r>
            <w:r>
              <w:rPr>
                <w:rFonts w:hint="eastAsia"/>
                <w:lang w:val="en-US" w:eastAsia="zh-CN"/>
              </w:rPr>
              <w:t>回复模板设置</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4"/>
              <w:widowControl w:val="0"/>
              <w:jc w:val="both"/>
              <w:rPr>
                <w:rFonts w:hint="default" w:eastAsia="Times New Roman"/>
                <w:lang w:val="en-US"/>
              </w:rPr>
            </w:pPr>
            <w:r>
              <w:rPr>
                <w:rFonts w:hint="eastAsia" w:eastAsia="Times New Roman"/>
              </w:rPr>
              <w:t>2系统</w:t>
            </w:r>
            <w:r>
              <w:rPr>
                <w:rFonts w:hint="eastAsia"/>
                <w:lang w:val="en-US" w:eastAsia="zh-CN"/>
              </w:rPr>
              <w:t>查询当前企业中所有的回复模板，将其列出。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4"/>
              <w:widowControl w:val="0"/>
              <w:jc w:val="center"/>
              <w:rPr>
                <w:rFonts w:eastAsia="Times New Roman"/>
                <w:b/>
                <w:bCs/>
              </w:rPr>
            </w:pPr>
          </w:p>
        </w:tc>
        <w:tc>
          <w:tcPr>
            <w:tcW w:w="2130" w:type="dxa"/>
          </w:tcPr>
          <w:p>
            <w:pPr>
              <w:pStyle w:val="34"/>
              <w:widowControl w:val="0"/>
              <w:numPr>
                <w:ilvl w:val="0"/>
                <w:numId w:val="0"/>
              </w:numPr>
              <w:ind w:leftChars="0"/>
              <w:jc w:val="both"/>
              <w:rPr>
                <w:rFonts w:hint="default" w:eastAsia="宋体"/>
                <w:lang w:val="en-US" w:eastAsia="zh-CN"/>
              </w:rPr>
            </w:pPr>
            <w:r>
              <w:rPr>
                <w:rFonts w:hint="eastAsia"/>
                <w:lang w:val="en-US" w:eastAsia="zh-CN"/>
              </w:rPr>
              <w:t>3 员工点击对应条目中的</w:t>
            </w:r>
            <w:r>
              <w:rPr>
                <w:rFonts w:hint="default"/>
                <w:lang w:val="en-US" w:eastAsia="zh-CN"/>
              </w:rPr>
              <w:t>”</w:t>
            </w:r>
            <w:r>
              <w:rPr>
                <w:rFonts w:hint="eastAsia"/>
                <w:lang w:val="en-US" w:eastAsia="zh-CN"/>
              </w:rPr>
              <w:t>编辑</w:t>
            </w:r>
            <w:r>
              <w:rPr>
                <w:rFonts w:hint="default"/>
                <w:lang w:val="en-US" w:eastAsia="zh-CN"/>
              </w:rPr>
              <w:t>”</w:t>
            </w:r>
            <w:r>
              <w:rPr>
                <w:rFonts w:hint="eastAsia"/>
                <w:lang w:val="en-US" w:eastAsia="zh-CN"/>
              </w:rPr>
              <w:t>按钮；若点击</w:t>
            </w:r>
            <w:r>
              <w:rPr>
                <w:rFonts w:hint="default"/>
                <w:lang w:val="en-US" w:eastAsia="zh-CN"/>
              </w:rPr>
              <w:t>”</w:t>
            </w:r>
            <w:r>
              <w:rPr>
                <w:rFonts w:hint="eastAsia"/>
                <w:lang w:val="en-US" w:eastAsia="zh-CN"/>
              </w:rPr>
              <w:t>新建</w:t>
            </w:r>
            <w:r>
              <w:rPr>
                <w:rFonts w:hint="default"/>
                <w:lang w:val="en-US" w:eastAsia="zh-CN"/>
              </w:rPr>
              <w:t>”</w:t>
            </w:r>
            <w:r>
              <w:rPr>
                <w:rFonts w:hint="eastAsia"/>
                <w:lang w:val="en-US" w:eastAsia="zh-CN"/>
              </w:rPr>
              <w:t>按钮，进入子事件流a</w:t>
            </w:r>
          </w:p>
        </w:tc>
        <w:tc>
          <w:tcPr>
            <w:tcW w:w="4262" w:type="dxa"/>
            <w:gridSpan w:val="2"/>
          </w:tcPr>
          <w:p>
            <w:pPr>
              <w:pStyle w:val="34"/>
              <w:widowControl w:val="0"/>
              <w:numPr>
                <w:ilvl w:val="0"/>
                <w:numId w:val="0"/>
              </w:numPr>
              <w:ind w:leftChars="0"/>
              <w:jc w:val="both"/>
              <w:rPr>
                <w:rFonts w:hint="default" w:eastAsia="宋体"/>
                <w:lang w:val="en-US" w:eastAsia="zh-CN"/>
              </w:rPr>
            </w:pPr>
            <w:r>
              <w:rPr>
                <w:rFonts w:hint="eastAsia"/>
                <w:lang w:val="en-US" w:eastAsia="zh-CN"/>
              </w:rPr>
              <w:t>4 系统查询对应条目信息，并展示回复模板编辑页面。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4"/>
              <w:widowControl w:val="0"/>
              <w:jc w:val="center"/>
              <w:rPr>
                <w:rFonts w:eastAsia="Times New Roman"/>
                <w:b/>
                <w:bCs/>
              </w:rPr>
            </w:pPr>
          </w:p>
        </w:tc>
        <w:tc>
          <w:tcPr>
            <w:tcW w:w="2130" w:type="dxa"/>
          </w:tcPr>
          <w:p>
            <w:pPr>
              <w:pStyle w:val="34"/>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员工填写对应的回复模板。</w:t>
            </w:r>
          </w:p>
        </w:tc>
        <w:tc>
          <w:tcPr>
            <w:tcW w:w="4262" w:type="dxa"/>
            <w:gridSpan w:val="2"/>
          </w:tcPr>
          <w:p>
            <w:pPr>
              <w:pStyle w:val="34"/>
              <w:widowControl w:val="0"/>
              <w:numPr>
                <w:ilvl w:val="0"/>
                <w:numId w:val="0"/>
              </w:numPr>
              <w:ind w:leftChars="0"/>
              <w:jc w:val="both"/>
              <w:rPr>
                <w:rFonts w:hint="default"/>
                <w:lang w:val="en-US" w:eastAsia="zh-CN"/>
              </w:rPr>
            </w:pPr>
            <w:r>
              <w:rPr>
                <w:rFonts w:hint="eastAsia"/>
                <w:lang w:val="en-US" w:eastAsia="zh-CN"/>
              </w:rPr>
              <w:t>6 系统在企业回复信息表(CompanyReplyList)中添加一条新的数据，返回企业设置界面</w:t>
            </w:r>
            <w:r>
              <w:rPr>
                <w:rFonts w:hint="eastAsia"/>
                <w:b w:val="0"/>
                <w:bCs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4"/>
              <w:widowControl w:val="0"/>
              <w:numPr>
                <w:ilvl w:val="0"/>
                <w:numId w:val="0"/>
              </w:numPr>
              <w:ind w:leftChars="0"/>
              <w:jc w:val="both"/>
              <w:rPr>
                <w:rFonts w:hint="eastAsia"/>
                <w:lang w:val="en-US" w:eastAsia="zh-CN"/>
              </w:rPr>
            </w:pPr>
            <w:r>
              <w:rPr>
                <w:rFonts w:hint="eastAsia"/>
                <w:lang w:val="en-US" w:eastAsia="zh-CN"/>
              </w:rPr>
              <w:t>1 系统展示新建回复模板页面(CreateReplyDialog)</w:t>
            </w:r>
          </w:p>
          <w:p>
            <w:pPr>
              <w:pStyle w:val="34"/>
              <w:widowControl w:val="0"/>
              <w:numPr>
                <w:ilvl w:val="0"/>
                <w:numId w:val="0"/>
              </w:numPr>
              <w:ind w:leftChars="0"/>
              <w:jc w:val="both"/>
              <w:rPr>
                <w:rFonts w:hint="eastAsia"/>
                <w:lang w:val="en-US" w:eastAsia="zh-CN"/>
              </w:rPr>
            </w:pPr>
            <w:r>
              <w:rPr>
                <w:rFonts w:hint="eastAsia"/>
                <w:lang w:val="en-US" w:eastAsia="zh-CN"/>
              </w:rPr>
              <w:t>2 用户填写对应信息</w:t>
            </w:r>
          </w:p>
          <w:p>
            <w:pPr>
              <w:pStyle w:val="34"/>
              <w:widowControl w:val="0"/>
              <w:numPr>
                <w:ilvl w:val="0"/>
                <w:numId w:val="0"/>
              </w:numPr>
              <w:ind w:leftChars="0"/>
              <w:jc w:val="both"/>
              <w:rPr>
                <w:rFonts w:hint="default"/>
                <w:lang w:val="en-US" w:eastAsia="zh-CN"/>
              </w:rPr>
            </w:pPr>
            <w:r>
              <w:rPr>
                <w:rFonts w:hint="eastAsia"/>
                <w:lang w:val="en-US" w:eastAsia="zh-CN"/>
              </w:rPr>
              <w:t>3 系统在企业回复信息表(CompanyReplyList)中插入一条数据，返回主事件流6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bidi w:val="0"/>
        <w:ind w:left="0" w:leftChars="0" w:firstLine="0" w:firstLineChars="0"/>
        <w:rPr>
          <w:rFonts w:hint="eastAsia" w:eastAsia="宋体"/>
          <w:lang w:val="en-US" w:eastAsia="zh-CN"/>
        </w:rPr>
      </w:pPr>
      <w:r>
        <w:rPr>
          <w:rFonts w:hint="eastAsia" w:eastAsia="宋体"/>
          <w:lang w:val="en-US" w:eastAsia="zh-CN"/>
        </w:rPr>
        <w:drawing>
          <wp:inline distT="0" distB="0" distL="114300" distR="114300">
            <wp:extent cx="5266690" cy="3745230"/>
            <wp:effectExtent l="0" t="0" r="10160" b="7620"/>
            <wp:docPr id="40" name="图片 40" descr="自定义回复模板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自定义回复模板_状态 1"/>
                    <pic:cNvPicPr>
                      <a:picLocks noChangeAspect="1"/>
                    </pic:cNvPicPr>
                  </pic:nvPicPr>
                  <pic:blipFill>
                    <a:blip r:embed="rId35"/>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29</w:t>
      </w:r>
      <w:r>
        <w:fldChar w:fldCharType="end"/>
      </w:r>
      <w:r>
        <w:rPr>
          <w:rFonts w:hint="eastAsia"/>
          <w:lang w:eastAsia="zh-CN"/>
        </w:rPr>
        <w:t xml:space="preserve"> </w:t>
      </w:r>
      <w:r>
        <w:rPr>
          <w:rFonts w:hint="eastAsia"/>
          <w:lang w:val="en-US" w:eastAsia="zh-CN"/>
        </w:rPr>
        <w:t>新建</w:t>
      </w:r>
      <w:r>
        <w:rPr>
          <w:rFonts w:hint="eastAsia"/>
          <w:lang w:eastAsia="zh-CN"/>
        </w:rPr>
        <w:t>回复</w:t>
      </w:r>
      <w:r>
        <w:rPr>
          <w:rFonts w:hint="eastAsia"/>
          <w:lang w:val="en-US" w:eastAsia="zh-CN"/>
        </w:rPr>
        <w:t>模板页</w:t>
      </w:r>
      <w:r>
        <w:rPr>
          <w:rFonts w:hint="eastAsia"/>
          <w:lang w:eastAsia="zh-CN"/>
        </w:rPr>
        <w:t>面</w:t>
      </w:r>
    </w:p>
    <w:p>
      <w:pPr>
        <w:pStyle w:val="5"/>
        <w:numPr>
          <w:ilvl w:val="3"/>
          <w:numId w:val="13"/>
        </w:numPr>
        <w:bidi w:val="0"/>
        <w:rPr>
          <w:rFonts w:hint="default"/>
          <w:lang w:val="en-US"/>
        </w:rPr>
      </w:pPr>
      <w:r>
        <w:rPr>
          <w:rFonts w:hint="eastAsia"/>
          <w:lang w:val="en-US" w:eastAsia="zh-CN"/>
        </w:rPr>
        <w:t>服务单权限覆写</w:t>
      </w:r>
    </w:p>
    <w:p>
      <w:pPr>
        <w:pStyle w:val="10"/>
        <w:rPr>
          <w:rFonts w:hint="eastAsia" w:eastAsia="宋体"/>
          <w:lang w:eastAsia="zh-CN"/>
        </w:rPr>
      </w:pPr>
      <w:r>
        <w:t xml:space="preserve">表 </w:t>
      </w:r>
      <w:r>
        <w:fldChar w:fldCharType="begin"/>
      </w:r>
      <w:r>
        <w:instrText xml:space="preserve"> SEQ 表 \* ARABIC </w:instrText>
      </w:r>
      <w:r>
        <w:fldChar w:fldCharType="separate"/>
      </w:r>
      <w:r>
        <w:t>26</w:t>
      </w:r>
      <w:r>
        <w:fldChar w:fldCharType="end"/>
      </w:r>
      <w:r>
        <w:rPr>
          <w:rFonts w:hint="eastAsia"/>
          <w:lang w:eastAsia="zh-CN"/>
        </w:rPr>
        <w:t xml:space="preserve"> 投诉</w:t>
      </w:r>
      <w:r>
        <w:rPr>
          <w:rFonts w:hint="eastAsia"/>
          <w:lang w:val="en-US" w:eastAsia="zh-CN"/>
        </w:rPr>
        <w:t>服务</w:t>
      </w:r>
      <w:r>
        <w:rPr>
          <w:rFonts w:hint="eastAsia"/>
          <w:lang w:eastAsia="zh-CN"/>
        </w:rPr>
        <w:t>用例表</w:t>
      </w:r>
    </w:p>
    <w:tbl>
      <w:tblPr>
        <w:tblStyle w:val="22"/>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用例标识符</w:t>
            </w:r>
          </w:p>
        </w:tc>
        <w:tc>
          <w:tcPr>
            <w:tcW w:w="6280" w:type="dxa"/>
            <w:gridSpan w:val="4"/>
            <w:noWrap w:val="0"/>
            <w:vAlign w:val="top"/>
          </w:tcPr>
          <w:p>
            <w:pPr>
              <w:pStyle w:val="34"/>
              <w:bidi w:val="0"/>
              <w:rPr>
                <w:rFonts w:hint="default" w:eastAsia="MS Mincho"/>
                <w:lang w:val="en-US" w:eastAsia="ja-JP"/>
              </w:rPr>
            </w:pPr>
            <w:r>
              <w:rPr>
                <w:rFonts w:hint="eastAsia"/>
                <w:lang w:val="en-US" w:eastAsia="zh-CN"/>
              </w:rPr>
              <w:t>Auth</w:t>
            </w:r>
            <w:r>
              <w:rPr>
                <w:rFonts w:hint="default" w:eastAsia="MS Mincho"/>
                <w:lang w:val="en-US" w:eastAsia="ja-JP"/>
              </w:rPr>
              <w:t>Overwrite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用例名称</w:t>
            </w:r>
          </w:p>
        </w:tc>
        <w:tc>
          <w:tcPr>
            <w:tcW w:w="6280" w:type="dxa"/>
            <w:gridSpan w:val="4"/>
            <w:noWrap w:val="0"/>
            <w:vAlign w:val="top"/>
          </w:tcPr>
          <w:p>
            <w:pPr>
              <w:pStyle w:val="34"/>
              <w:bidi w:val="0"/>
              <w:rPr>
                <w:rFonts w:hint="default" w:eastAsia="宋体"/>
                <w:lang w:val="en-US" w:eastAsia="zh-CN"/>
              </w:rPr>
            </w:pPr>
            <w:r>
              <w:rPr>
                <w:rFonts w:hint="eastAsia"/>
                <w:lang w:val="en-US" w:eastAsia="zh-CN"/>
              </w:rPr>
              <w:t>服务单权限覆写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用例创建者</w:t>
            </w:r>
          </w:p>
        </w:tc>
        <w:tc>
          <w:tcPr>
            <w:tcW w:w="2571" w:type="dxa"/>
            <w:gridSpan w:val="2"/>
            <w:noWrap w:val="0"/>
            <w:vAlign w:val="top"/>
          </w:tcPr>
          <w:p>
            <w:pPr>
              <w:pStyle w:val="34"/>
              <w:bidi w:val="0"/>
              <w:rPr>
                <w:rFonts w:hint="default"/>
                <w:lang w:val="en-US" w:eastAsia="zh-CN"/>
              </w:rPr>
            </w:pPr>
            <w:r>
              <w:rPr>
                <w:rFonts w:hint="eastAsia"/>
                <w:lang w:val="en-US" w:eastAsia="zh-CN"/>
              </w:rPr>
              <w:t>姜山</w:t>
            </w:r>
          </w:p>
        </w:tc>
        <w:tc>
          <w:tcPr>
            <w:tcW w:w="1918" w:type="dxa"/>
            <w:noWrap w:val="0"/>
            <w:vAlign w:val="top"/>
          </w:tcPr>
          <w:p>
            <w:pPr>
              <w:pStyle w:val="34"/>
              <w:bidi w:val="0"/>
              <w:rPr>
                <w:rFonts w:hint="default"/>
                <w:b/>
                <w:bCs/>
              </w:rPr>
            </w:pPr>
            <w:r>
              <w:rPr>
                <w:rFonts w:hint="eastAsia"/>
                <w:b/>
                <w:bCs/>
              </w:rPr>
              <w:t>用例最后修改者</w:t>
            </w:r>
          </w:p>
        </w:tc>
        <w:tc>
          <w:tcPr>
            <w:tcW w:w="1791" w:type="dxa"/>
            <w:noWrap w:val="0"/>
            <w:vAlign w:val="top"/>
          </w:tcPr>
          <w:p>
            <w:pPr>
              <w:pStyle w:val="34"/>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用例创建时间</w:t>
            </w:r>
          </w:p>
        </w:tc>
        <w:tc>
          <w:tcPr>
            <w:tcW w:w="2571" w:type="dxa"/>
            <w:gridSpan w:val="2"/>
            <w:noWrap w:val="0"/>
            <w:vAlign w:val="top"/>
          </w:tcPr>
          <w:p>
            <w:pPr>
              <w:pStyle w:val="34"/>
              <w:bidi w:val="0"/>
              <w:rPr>
                <w:rFonts w:hint="default"/>
              </w:rPr>
            </w:pPr>
            <w:r>
              <w:rPr>
                <w:rFonts w:hint="eastAsia"/>
                <w:lang w:val="en-US" w:eastAsia="zh-CN"/>
              </w:rPr>
              <w:t>2023年3月9日</w:t>
            </w:r>
          </w:p>
        </w:tc>
        <w:tc>
          <w:tcPr>
            <w:tcW w:w="1918" w:type="dxa"/>
            <w:noWrap w:val="0"/>
            <w:vAlign w:val="top"/>
          </w:tcPr>
          <w:p>
            <w:pPr>
              <w:pStyle w:val="34"/>
              <w:bidi w:val="0"/>
              <w:rPr>
                <w:rFonts w:hint="default"/>
                <w:b/>
                <w:bCs/>
              </w:rPr>
            </w:pPr>
            <w:r>
              <w:rPr>
                <w:rFonts w:hint="eastAsia"/>
                <w:b/>
                <w:bCs/>
              </w:rPr>
              <w:t>用例最后修改时间</w:t>
            </w:r>
          </w:p>
        </w:tc>
        <w:tc>
          <w:tcPr>
            <w:tcW w:w="1791" w:type="dxa"/>
            <w:noWrap w:val="0"/>
            <w:vAlign w:val="top"/>
          </w:tcPr>
          <w:p>
            <w:pPr>
              <w:pStyle w:val="34"/>
              <w:bidi w:val="0"/>
              <w:rPr>
                <w:rFonts w:hint="default" w:eastAsia="宋体"/>
                <w:lang w:val="en-US" w:eastAsia="zh-CN"/>
              </w:rPr>
            </w:pPr>
            <w:r>
              <w:rPr>
                <w:rFonts w:hint="eastAsia"/>
                <w:lang w:val="en-US" w:eastAsia="zh-CN"/>
              </w:rPr>
              <w:t>2023年3月10日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操作者</w:t>
            </w:r>
          </w:p>
        </w:tc>
        <w:tc>
          <w:tcPr>
            <w:tcW w:w="6280" w:type="dxa"/>
            <w:gridSpan w:val="4"/>
            <w:noWrap w:val="0"/>
            <w:vAlign w:val="top"/>
          </w:tcPr>
          <w:p>
            <w:pPr>
              <w:pStyle w:val="34"/>
              <w:bidi w:val="0"/>
              <w:rPr>
                <w:rFonts w:hint="default"/>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描述</w:t>
            </w:r>
          </w:p>
        </w:tc>
        <w:tc>
          <w:tcPr>
            <w:tcW w:w="6280" w:type="dxa"/>
            <w:gridSpan w:val="4"/>
            <w:noWrap w:val="0"/>
            <w:vAlign w:val="top"/>
          </w:tcPr>
          <w:p>
            <w:pPr>
              <w:pStyle w:val="34"/>
              <w:bidi w:val="0"/>
              <w:rPr>
                <w:rFonts w:hint="default"/>
                <w:lang w:val="en-US" w:eastAsia="zh-CN"/>
              </w:rPr>
            </w:pPr>
            <w:r>
              <w:rPr>
                <w:rFonts w:hint="eastAsia"/>
                <w:lang w:val="en-US" w:eastAsia="zh-CN"/>
              </w:rPr>
              <w:t>企业员工设置其他人对服务单的权限，包括可视、发言等。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前置条件</w:t>
            </w:r>
          </w:p>
        </w:tc>
        <w:tc>
          <w:tcPr>
            <w:tcW w:w="6280" w:type="dxa"/>
            <w:gridSpan w:val="4"/>
            <w:noWrap w:val="0"/>
            <w:vAlign w:val="top"/>
          </w:tcPr>
          <w:p>
            <w:pPr>
              <w:pStyle w:val="34"/>
              <w:bidi w:val="0"/>
              <w:rPr>
                <w:rFonts w:hint="default"/>
                <w:lang w:val="en-US" w:eastAsia="zh-CN"/>
              </w:rPr>
            </w:pPr>
            <w:r>
              <w:rPr>
                <w:rFonts w:hint="eastAsia"/>
                <w:lang w:val="en-US" w:eastAsia="zh-CN"/>
              </w:rPr>
              <w:t>员工成功登录，系统处于服务单管理界面（TicketManager）。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后置条件</w:t>
            </w:r>
          </w:p>
        </w:tc>
        <w:tc>
          <w:tcPr>
            <w:tcW w:w="6280" w:type="dxa"/>
            <w:gridSpan w:val="4"/>
            <w:noWrap w:val="0"/>
            <w:vAlign w:val="top"/>
          </w:tcPr>
          <w:p>
            <w:pPr>
              <w:pStyle w:val="34"/>
              <w:bidi w:val="0"/>
              <w:rPr>
                <w:rFonts w:hint="default"/>
                <w:lang w:val="en-US" w:eastAsia="zh-CN"/>
              </w:rPr>
            </w:pPr>
            <w:r>
              <w:rPr>
                <w:rFonts w:hint="eastAsia"/>
                <w:lang w:val="en-US" w:eastAsia="zh-CN"/>
              </w:rPr>
              <w:t>系统在服务单权限表（TicketAuthList）中写入一条新数据，系统处于客户端主界面。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4"/>
              <w:bidi w:val="0"/>
              <w:rPr>
                <w:rFonts w:hint="default"/>
                <w:b/>
                <w:bCs/>
              </w:rPr>
            </w:pPr>
            <w:r>
              <w:rPr>
                <w:rFonts w:hint="eastAsia"/>
                <w:b/>
                <w:bCs/>
              </w:rPr>
              <w:t>主事件流</w:t>
            </w:r>
          </w:p>
        </w:tc>
        <w:tc>
          <w:tcPr>
            <w:tcW w:w="2445" w:type="dxa"/>
            <w:noWrap w:val="0"/>
            <w:vAlign w:val="top"/>
          </w:tcPr>
          <w:p>
            <w:pPr>
              <w:pStyle w:val="34"/>
              <w:bidi w:val="0"/>
              <w:jc w:val="center"/>
              <w:rPr>
                <w:rFonts w:hint="default"/>
                <w:lang w:val="en-US" w:eastAsia="zh-CN"/>
              </w:rPr>
            </w:pPr>
            <w:r>
              <w:rPr>
                <w:rFonts w:hint="eastAsia"/>
                <w:lang w:val="en-US" w:eastAsia="zh-CN"/>
              </w:rPr>
              <w:t>员工</w:t>
            </w:r>
          </w:p>
        </w:tc>
        <w:tc>
          <w:tcPr>
            <w:tcW w:w="3835" w:type="dxa"/>
            <w:gridSpan w:val="3"/>
            <w:noWrap w:val="0"/>
            <w:vAlign w:val="top"/>
          </w:tcPr>
          <w:p>
            <w:pPr>
              <w:pStyle w:val="34"/>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4"/>
              <w:bidi w:val="0"/>
              <w:rPr>
                <w:rFonts w:hint="default"/>
                <w:b/>
                <w:bCs/>
              </w:rPr>
            </w:pPr>
          </w:p>
        </w:tc>
        <w:tc>
          <w:tcPr>
            <w:tcW w:w="2445" w:type="dxa"/>
            <w:noWrap w:val="0"/>
            <w:vAlign w:val="top"/>
          </w:tcPr>
          <w:p>
            <w:pPr>
              <w:pStyle w:val="34"/>
              <w:bidi w:val="0"/>
              <w:rPr>
                <w:rFonts w:hint="default" w:eastAsia="宋体"/>
                <w:lang w:val="en-US" w:eastAsia="zh-CN"/>
              </w:rPr>
            </w:pPr>
            <w:r>
              <w:rPr>
                <w:rFonts w:hint="eastAsia"/>
              </w:rPr>
              <w:t>1</w:t>
            </w:r>
            <w:r>
              <w:rPr>
                <w:rFonts w:hint="eastAsia"/>
                <w:lang w:val="en-US" w:eastAsia="zh-CN"/>
              </w:rPr>
              <w:t xml:space="preserve"> 员工点击对应服务单的</w:t>
            </w:r>
            <w:r>
              <w:rPr>
                <w:rFonts w:hint="default"/>
                <w:lang w:val="en-US" w:eastAsia="zh-CN"/>
              </w:rPr>
              <w:t>”</w:t>
            </w:r>
            <w:r>
              <w:rPr>
                <w:rFonts w:hint="eastAsia"/>
                <w:lang w:val="en-US" w:eastAsia="zh-CN"/>
              </w:rPr>
              <w:t>权限修改</w:t>
            </w:r>
            <w:r>
              <w:rPr>
                <w:rFonts w:hint="default"/>
                <w:lang w:val="en-US" w:eastAsia="zh-CN"/>
              </w:rPr>
              <w:t>”</w:t>
            </w:r>
            <w:r>
              <w:rPr>
                <w:rFonts w:hint="eastAsia"/>
                <w:lang w:val="en-US" w:eastAsia="zh-CN"/>
              </w:rPr>
              <w:t>按钮</w:t>
            </w:r>
          </w:p>
        </w:tc>
        <w:tc>
          <w:tcPr>
            <w:tcW w:w="3835" w:type="dxa"/>
            <w:gridSpan w:val="3"/>
            <w:noWrap w:val="0"/>
            <w:vAlign w:val="top"/>
          </w:tcPr>
          <w:p>
            <w:pPr>
              <w:pStyle w:val="34"/>
              <w:bidi w:val="0"/>
              <w:rPr>
                <w:rFonts w:hint="default"/>
              </w:rPr>
            </w:pPr>
            <w:r>
              <w:rPr>
                <w:rFonts w:hint="eastAsia"/>
              </w:rPr>
              <w:t>2</w:t>
            </w:r>
            <w:r>
              <w:rPr>
                <w:rFonts w:hint="eastAsia"/>
                <w:lang w:val="en-US" w:eastAsia="zh-CN"/>
              </w:rPr>
              <w:t xml:space="preserve"> 系统弹出修改权限对话框(AuthOverwriteDialog)</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4"/>
              <w:bidi w:val="0"/>
              <w:rPr>
                <w:rFonts w:hint="default"/>
                <w:b/>
                <w:bCs/>
              </w:rPr>
            </w:pPr>
          </w:p>
        </w:tc>
        <w:tc>
          <w:tcPr>
            <w:tcW w:w="2445" w:type="dxa"/>
            <w:noWrap w:val="0"/>
            <w:vAlign w:val="top"/>
          </w:tcPr>
          <w:p>
            <w:pPr>
              <w:pStyle w:val="34"/>
              <w:bidi w:val="0"/>
              <w:rPr>
                <w:rFonts w:hint="default"/>
                <w:lang w:val="en-US" w:eastAsia="zh-CN"/>
              </w:rPr>
            </w:pPr>
            <w:r>
              <w:rPr>
                <w:rFonts w:hint="eastAsia"/>
                <w:lang w:val="en-US" w:eastAsia="zh-CN"/>
              </w:rPr>
              <w:t>3 员工填写权限信息，并点击保存按钮，如果点击取消按钮，进入子事件流a</w:t>
            </w:r>
          </w:p>
        </w:tc>
        <w:tc>
          <w:tcPr>
            <w:tcW w:w="3835" w:type="dxa"/>
            <w:gridSpan w:val="3"/>
            <w:noWrap w:val="0"/>
            <w:vAlign w:val="top"/>
          </w:tcPr>
          <w:p>
            <w:pPr>
              <w:pStyle w:val="34"/>
              <w:bidi w:val="0"/>
              <w:rPr>
                <w:rFonts w:hint="default"/>
                <w:lang w:val="en-US" w:eastAsia="zh-CN"/>
              </w:rPr>
            </w:pPr>
            <w:r>
              <w:rPr>
                <w:rFonts w:hint="eastAsia"/>
                <w:lang w:val="en-US" w:eastAsia="zh-CN"/>
              </w:rPr>
              <w:t>4 系统向服务单权限表(TicketAuthList)中写入一条新的数据，返回服务单管理界面(TicketManager)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子事件流a</w:t>
            </w:r>
          </w:p>
        </w:tc>
        <w:tc>
          <w:tcPr>
            <w:tcW w:w="6280" w:type="dxa"/>
            <w:gridSpan w:val="4"/>
            <w:noWrap w:val="0"/>
            <w:vAlign w:val="top"/>
          </w:tcPr>
          <w:p>
            <w:pPr>
              <w:pStyle w:val="34"/>
              <w:bidi w:val="0"/>
              <w:rPr>
                <w:rFonts w:hint="default"/>
                <w:lang w:val="en-US"/>
              </w:rPr>
            </w:pPr>
            <w:r>
              <w:rPr>
                <w:rFonts w:hint="eastAsia"/>
                <w:lang w:val="en-US" w:eastAsia="zh-CN"/>
              </w:rPr>
              <w:t>1 系统不做出任何更改，返回服务单管理页面。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异常处理</w:t>
            </w:r>
          </w:p>
        </w:tc>
        <w:tc>
          <w:tcPr>
            <w:tcW w:w="6280" w:type="dxa"/>
            <w:gridSpan w:val="4"/>
            <w:noWrap w:val="0"/>
            <w:vAlign w:val="top"/>
          </w:tcPr>
          <w:p>
            <w:pPr>
              <w:pStyle w:val="34"/>
              <w:bidi w:val="0"/>
              <w:rPr>
                <w:rFonts w:hint="default"/>
              </w:rPr>
            </w:pPr>
          </w:p>
        </w:tc>
      </w:tr>
    </w:tbl>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41" name="图片 41"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30</w:t>
      </w:r>
      <w:r>
        <w:fldChar w:fldCharType="end"/>
      </w:r>
      <w:r>
        <w:rPr>
          <w:rFonts w:hint="eastAsia"/>
          <w:lang w:eastAsia="zh-CN"/>
        </w:rPr>
        <w:t xml:space="preserve"> 服务单管理界面</w:t>
      </w:r>
    </w:p>
    <w:p>
      <w:pPr>
        <w:pStyle w:val="5"/>
        <w:numPr>
          <w:ilvl w:val="3"/>
          <w:numId w:val="13"/>
        </w:numPr>
        <w:bidi w:val="0"/>
        <w:rPr>
          <w:rFonts w:hint="default"/>
          <w:lang w:val="en-US" w:eastAsia="zh-CN"/>
        </w:rPr>
      </w:pPr>
      <w:r>
        <w:rPr>
          <w:rFonts w:hint="eastAsia"/>
          <w:lang w:val="en-US" w:eastAsia="zh-CN"/>
        </w:rPr>
        <w:t>查看日志</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24</w:t>
      </w:r>
      <w:r>
        <w:fldChar w:fldCharType="end"/>
      </w:r>
      <w:r>
        <w:rPr>
          <w:rFonts w:hint="eastAsia"/>
          <w:lang w:eastAsia="zh-CN"/>
        </w:rPr>
        <w:t xml:space="preserve"> 服务评价用例表</w:t>
      </w:r>
    </w:p>
    <w:tbl>
      <w:tblPr>
        <w:tblStyle w:val="22"/>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用例标识符</w:t>
            </w:r>
          </w:p>
        </w:tc>
        <w:tc>
          <w:tcPr>
            <w:tcW w:w="6280" w:type="dxa"/>
            <w:gridSpan w:val="4"/>
            <w:noWrap w:val="0"/>
            <w:vAlign w:val="top"/>
          </w:tcPr>
          <w:p>
            <w:pPr>
              <w:pStyle w:val="34"/>
              <w:bidi w:val="0"/>
              <w:rPr>
                <w:rFonts w:hint="default" w:eastAsia="宋体"/>
                <w:lang w:val="en-US" w:eastAsia="zh-CN"/>
              </w:rPr>
            </w:pPr>
            <w:r>
              <w:rPr>
                <w:rFonts w:hint="eastAsia"/>
                <w:lang w:val="en-US" w:eastAsia="zh-CN"/>
              </w:rPr>
              <w:t>LogViewer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用例名称</w:t>
            </w:r>
          </w:p>
        </w:tc>
        <w:tc>
          <w:tcPr>
            <w:tcW w:w="6280" w:type="dxa"/>
            <w:gridSpan w:val="4"/>
            <w:noWrap w:val="0"/>
            <w:vAlign w:val="top"/>
          </w:tcPr>
          <w:p>
            <w:pPr>
              <w:pStyle w:val="34"/>
              <w:bidi w:val="0"/>
              <w:rPr>
                <w:rFonts w:hint="default"/>
                <w:lang w:val="en-US" w:eastAsia="zh-CN"/>
              </w:rPr>
            </w:pPr>
            <w:r>
              <w:rPr>
                <w:rFonts w:hint="eastAsia"/>
                <w:lang w:val="en-US" w:eastAsia="zh-CN"/>
              </w:rPr>
              <w:t>查看日志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用例创建者</w:t>
            </w:r>
          </w:p>
        </w:tc>
        <w:tc>
          <w:tcPr>
            <w:tcW w:w="2571" w:type="dxa"/>
            <w:gridSpan w:val="2"/>
            <w:noWrap w:val="0"/>
            <w:vAlign w:val="top"/>
          </w:tcPr>
          <w:p>
            <w:pPr>
              <w:pStyle w:val="34"/>
              <w:bidi w:val="0"/>
              <w:rPr>
                <w:rFonts w:hint="default"/>
                <w:lang w:val="en-US" w:eastAsia="zh-CN"/>
              </w:rPr>
            </w:pPr>
            <w:r>
              <w:rPr>
                <w:rFonts w:hint="eastAsia"/>
                <w:lang w:val="en-US" w:eastAsia="zh-CN"/>
              </w:rPr>
              <w:t>姜山</w:t>
            </w:r>
          </w:p>
        </w:tc>
        <w:tc>
          <w:tcPr>
            <w:tcW w:w="1918" w:type="dxa"/>
            <w:noWrap w:val="0"/>
            <w:vAlign w:val="top"/>
          </w:tcPr>
          <w:p>
            <w:pPr>
              <w:pStyle w:val="34"/>
              <w:bidi w:val="0"/>
              <w:rPr>
                <w:rFonts w:hint="default"/>
                <w:b/>
                <w:bCs/>
              </w:rPr>
            </w:pPr>
            <w:r>
              <w:rPr>
                <w:rFonts w:hint="eastAsia"/>
                <w:b/>
                <w:bCs/>
              </w:rPr>
              <w:t>用例最后修改者</w:t>
            </w:r>
          </w:p>
        </w:tc>
        <w:tc>
          <w:tcPr>
            <w:tcW w:w="1791" w:type="dxa"/>
            <w:noWrap w:val="0"/>
            <w:vAlign w:val="top"/>
          </w:tcPr>
          <w:p>
            <w:pPr>
              <w:pStyle w:val="34"/>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用例创建时间</w:t>
            </w:r>
          </w:p>
        </w:tc>
        <w:tc>
          <w:tcPr>
            <w:tcW w:w="2571" w:type="dxa"/>
            <w:gridSpan w:val="2"/>
            <w:noWrap w:val="0"/>
            <w:vAlign w:val="top"/>
          </w:tcPr>
          <w:p>
            <w:pPr>
              <w:pStyle w:val="34"/>
              <w:bidi w:val="0"/>
              <w:rPr>
                <w:rFonts w:hint="default"/>
              </w:rPr>
            </w:pPr>
            <w:r>
              <w:rPr>
                <w:rFonts w:hint="eastAsia"/>
                <w:lang w:val="en-US" w:eastAsia="zh-CN"/>
              </w:rPr>
              <w:t>2022年9月20日</w:t>
            </w:r>
          </w:p>
        </w:tc>
        <w:tc>
          <w:tcPr>
            <w:tcW w:w="1918" w:type="dxa"/>
            <w:noWrap w:val="0"/>
            <w:vAlign w:val="top"/>
          </w:tcPr>
          <w:p>
            <w:pPr>
              <w:pStyle w:val="34"/>
              <w:bidi w:val="0"/>
              <w:rPr>
                <w:rFonts w:hint="default"/>
                <w:b/>
                <w:bCs/>
              </w:rPr>
            </w:pPr>
            <w:r>
              <w:rPr>
                <w:rFonts w:hint="eastAsia"/>
                <w:b/>
                <w:bCs/>
              </w:rPr>
              <w:t>用例最后修改时间</w:t>
            </w:r>
          </w:p>
        </w:tc>
        <w:tc>
          <w:tcPr>
            <w:tcW w:w="1791" w:type="dxa"/>
            <w:noWrap w:val="0"/>
            <w:vAlign w:val="top"/>
          </w:tcPr>
          <w:p>
            <w:pPr>
              <w:pStyle w:val="34"/>
              <w:bidi w:val="0"/>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操作者</w:t>
            </w:r>
          </w:p>
        </w:tc>
        <w:tc>
          <w:tcPr>
            <w:tcW w:w="6280" w:type="dxa"/>
            <w:gridSpan w:val="4"/>
            <w:noWrap w:val="0"/>
            <w:vAlign w:val="top"/>
          </w:tcPr>
          <w:p>
            <w:pPr>
              <w:pStyle w:val="34"/>
              <w:bidi w:val="0"/>
              <w:rPr>
                <w:rFonts w:hint="default"/>
                <w:lang w:val="en-US" w:eastAsia="zh-CN"/>
              </w:rPr>
            </w:pPr>
            <w:r>
              <w:rPr>
                <w:rFonts w:hint="eastAsia"/>
                <w:lang w:val="en-US" w:eastAsia="zh-CN"/>
              </w:rPr>
              <w:t>维护人员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描述</w:t>
            </w:r>
          </w:p>
        </w:tc>
        <w:tc>
          <w:tcPr>
            <w:tcW w:w="6280" w:type="dxa"/>
            <w:gridSpan w:val="4"/>
            <w:noWrap w:val="0"/>
            <w:vAlign w:val="top"/>
          </w:tcPr>
          <w:p>
            <w:pPr>
              <w:pStyle w:val="34"/>
              <w:bidi w:val="0"/>
              <w:rPr>
                <w:rFonts w:hint="default"/>
                <w:lang w:val="en-US" w:eastAsia="zh-CN"/>
              </w:rPr>
            </w:pPr>
            <w:r>
              <w:rPr>
                <w:rFonts w:hint="eastAsia"/>
                <w:lang w:val="en-US" w:eastAsia="zh-CN"/>
              </w:rPr>
              <w:t>维护人员查看日志，用于在系统出现问题时及时排查错误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前置条件</w:t>
            </w:r>
          </w:p>
        </w:tc>
        <w:tc>
          <w:tcPr>
            <w:tcW w:w="6280" w:type="dxa"/>
            <w:gridSpan w:val="4"/>
            <w:noWrap w:val="0"/>
            <w:vAlign w:val="top"/>
          </w:tcPr>
          <w:p>
            <w:pPr>
              <w:pStyle w:val="34"/>
              <w:bidi w:val="0"/>
              <w:rPr>
                <w:rFonts w:hint="default"/>
                <w:lang w:val="en-US" w:eastAsia="zh-CN"/>
              </w:rPr>
            </w:pPr>
            <w:r>
              <w:rPr>
                <w:rFonts w:hint="eastAsia"/>
                <w:lang w:val="en-US" w:eastAsia="zh-CN"/>
              </w:rPr>
              <w:t>维护人员登录服务端，位于服务端主界面(ServerMain)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后置条件</w:t>
            </w:r>
          </w:p>
        </w:tc>
        <w:tc>
          <w:tcPr>
            <w:tcW w:w="6280" w:type="dxa"/>
            <w:gridSpan w:val="4"/>
            <w:noWrap w:val="0"/>
            <w:vAlign w:val="top"/>
          </w:tcPr>
          <w:p>
            <w:pPr>
              <w:pStyle w:val="34"/>
              <w:bidi w:val="0"/>
              <w:rPr>
                <w:rFonts w:hint="default"/>
                <w:lang w:val="en-US" w:eastAsia="zh-CN"/>
              </w:rPr>
            </w:pPr>
            <w:r>
              <w:rPr>
                <w:rFonts w:hint="eastAsia"/>
                <w:lang w:val="en-US" w:eastAsia="zh-CN"/>
              </w:rPr>
              <w:t>系统在操作日志表(LogList)中插入一条数据，返回服务端主界面。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4"/>
              <w:bidi w:val="0"/>
              <w:rPr>
                <w:rFonts w:hint="default"/>
                <w:b/>
                <w:bCs/>
              </w:rPr>
            </w:pPr>
            <w:r>
              <w:rPr>
                <w:rFonts w:hint="eastAsia"/>
                <w:b/>
                <w:bCs/>
              </w:rPr>
              <w:t>主事件流</w:t>
            </w:r>
          </w:p>
        </w:tc>
        <w:tc>
          <w:tcPr>
            <w:tcW w:w="2445" w:type="dxa"/>
            <w:noWrap w:val="0"/>
            <w:vAlign w:val="top"/>
          </w:tcPr>
          <w:p>
            <w:pPr>
              <w:pStyle w:val="34"/>
              <w:bidi w:val="0"/>
              <w:jc w:val="center"/>
              <w:rPr>
                <w:rFonts w:hint="default"/>
                <w:lang w:val="en-US" w:eastAsia="zh-CN"/>
              </w:rPr>
            </w:pPr>
            <w:r>
              <w:rPr>
                <w:rFonts w:hint="eastAsia"/>
                <w:lang w:val="en-US" w:eastAsia="zh-CN"/>
              </w:rPr>
              <w:t>维护人员</w:t>
            </w:r>
          </w:p>
        </w:tc>
        <w:tc>
          <w:tcPr>
            <w:tcW w:w="3835" w:type="dxa"/>
            <w:gridSpan w:val="3"/>
            <w:noWrap w:val="0"/>
            <w:vAlign w:val="top"/>
          </w:tcPr>
          <w:p>
            <w:pPr>
              <w:pStyle w:val="34"/>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4"/>
              <w:bidi w:val="0"/>
              <w:rPr>
                <w:rFonts w:hint="default"/>
                <w:b/>
                <w:bCs/>
              </w:rPr>
            </w:pPr>
          </w:p>
        </w:tc>
        <w:tc>
          <w:tcPr>
            <w:tcW w:w="2445" w:type="dxa"/>
            <w:noWrap w:val="0"/>
            <w:vAlign w:val="top"/>
          </w:tcPr>
          <w:p>
            <w:pPr>
              <w:pStyle w:val="34"/>
              <w:bidi w:val="0"/>
              <w:rPr>
                <w:rFonts w:hint="default"/>
                <w:lang w:val="en-US" w:eastAsia="zh-CN"/>
              </w:rPr>
            </w:pPr>
            <w:r>
              <w:rPr>
                <w:rFonts w:hint="eastAsia"/>
              </w:rPr>
              <w:t>1</w:t>
            </w:r>
            <w:r>
              <w:rPr>
                <w:rFonts w:hint="eastAsia"/>
                <w:lang w:val="en-US" w:eastAsia="zh-CN"/>
              </w:rPr>
              <w:t xml:space="preserve"> 维护人员点击查看日志按钮</w:t>
            </w:r>
          </w:p>
        </w:tc>
        <w:tc>
          <w:tcPr>
            <w:tcW w:w="3835" w:type="dxa"/>
            <w:gridSpan w:val="3"/>
            <w:noWrap w:val="0"/>
            <w:vAlign w:val="top"/>
          </w:tcPr>
          <w:p>
            <w:pPr>
              <w:pStyle w:val="34"/>
              <w:bidi w:val="0"/>
              <w:rPr>
                <w:rFonts w:hint="default" w:eastAsia="宋体"/>
                <w:lang w:val="en-US" w:eastAsia="zh-CN"/>
              </w:rPr>
            </w:pPr>
            <w:r>
              <w:rPr>
                <w:rFonts w:hint="eastAsia"/>
              </w:rPr>
              <w:t>2</w:t>
            </w:r>
            <w:r>
              <w:rPr>
                <w:rFonts w:hint="eastAsia"/>
                <w:lang w:val="en-US" w:eastAsia="zh-CN"/>
              </w:rPr>
              <w:t xml:space="preserve"> 系统从操作日志表(LogList)中读取数据，展示操作日志页面。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4"/>
              <w:bidi w:val="0"/>
              <w:rPr>
                <w:rFonts w:hint="default"/>
                <w:b/>
                <w:bCs/>
              </w:rPr>
            </w:pPr>
          </w:p>
        </w:tc>
        <w:tc>
          <w:tcPr>
            <w:tcW w:w="2445" w:type="dxa"/>
            <w:noWrap w:val="0"/>
            <w:vAlign w:val="top"/>
          </w:tcPr>
          <w:p>
            <w:pPr>
              <w:pStyle w:val="34"/>
              <w:bidi w:val="0"/>
              <w:rPr>
                <w:rFonts w:hint="default" w:eastAsia="宋体"/>
                <w:lang w:val="en-US" w:eastAsia="zh-CN"/>
              </w:rPr>
            </w:pPr>
            <w:r>
              <w:rPr>
                <w:rFonts w:hint="eastAsia"/>
                <w:lang w:val="en-US" w:eastAsia="zh-CN"/>
              </w:rPr>
              <w:t>3 维护人员查看完成后点击关闭按钮</w:t>
            </w:r>
          </w:p>
        </w:tc>
        <w:tc>
          <w:tcPr>
            <w:tcW w:w="3835" w:type="dxa"/>
            <w:gridSpan w:val="3"/>
            <w:noWrap w:val="0"/>
            <w:vAlign w:val="top"/>
          </w:tcPr>
          <w:p>
            <w:pPr>
              <w:pStyle w:val="34"/>
              <w:bidi w:val="0"/>
              <w:rPr>
                <w:rFonts w:hint="default" w:eastAsia="宋体"/>
                <w:lang w:val="en-US" w:eastAsia="zh-CN"/>
              </w:rPr>
            </w:pPr>
            <w:r>
              <w:rPr>
                <w:rFonts w:hint="eastAsia"/>
                <w:lang w:val="en-US" w:eastAsia="zh-CN"/>
              </w:rPr>
              <w:t>4 系统向操作日志表(LogList)中写入一条新的数据，并返回服务端主界面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子事件流</w:t>
            </w:r>
          </w:p>
        </w:tc>
        <w:tc>
          <w:tcPr>
            <w:tcW w:w="6280" w:type="dxa"/>
            <w:gridSpan w:val="4"/>
            <w:noWrap w:val="0"/>
            <w:vAlign w:val="top"/>
          </w:tcPr>
          <w:p>
            <w:pPr>
              <w:pStyle w:val="34"/>
              <w:bidi w:val="0"/>
              <w:rPr>
                <w:rFonts w:hint="default"/>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异常处理</w:t>
            </w:r>
          </w:p>
        </w:tc>
        <w:tc>
          <w:tcPr>
            <w:tcW w:w="6280" w:type="dxa"/>
            <w:gridSpan w:val="4"/>
            <w:noWrap w:val="0"/>
            <w:vAlign w:val="top"/>
          </w:tcPr>
          <w:p>
            <w:pPr>
              <w:pStyle w:val="34"/>
              <w:bidi w:val="0"/>
              <w:rPr>
                <w:rFonts w:hint="default"/>
              </w:rPr>
            </w:pPr>
          </w:p>
        </w:tc>
      </w:tr>
    </w:tbl>
    <w:p>
      <w:pPr>
        <w:pStyle w:val="2"/>
        <w:numPr>
          <w:ilvl w:val="0"/>
          <w:numId w:val="13"/>
        </w:numPr>
        <w:ind w:left="425" w:leftChars="0" w:hanging="425" w:firstLineChars="0"/>
        <w:rPr>
          <w:color w:val="000000" w:themeColor="text1"/>
          <w14:textFill>
            <w14:solidFill>
              <w14:schemeClr w14:val="tx1"/>
            </w14:solidFill>
          </w14:textFill>
        </w:rPr>
      </w:pPr>
      <w:bookmarkStart w:id="91" w:name="_Toc7716"/>
      <w:r>
        <w:rPr>
          <w:rFonts w:hint="eastAsia"/>
          <w:color w:val="000000" w:themeColor="text1"/>
          <w14:textFill>
            <w14:solidFill>
              <w14:schemeClr w14:val="tx1"/>
            </w14:solidFill>
          </w14:textFill>
        </w:rPr>
        <w:t>需求模型</w:t>
      </w:r>
      <w:bookmarkEnd w:id="90"/>
      <w:bookmarkEnd w:id="91"/>
    </w:p>
    <w:p>
      <w:pPr>
        <w:pStyle w:val="3"/>
        <w:numPr>
          <w:ilvl w:val="1"/>
          <w:numId w:val="13"/>
        </w:numPr>
        <w:ind w:left="0" w:leftChars="0" w:firstLine="0" w:firstLineChars="0"/>
        <w:rPr>
          <w:rFonts w:hint="default"/>
          <w:lang w:val="en-US" w:eastAsia="zh-CN"/>
        </w:rPr>
      </w:pPr>
      <w:bookmarkStart w:id="92" w:name="_Toc15849"/>
      <w:bookmarkStart w:id="93" w:name="_Toc30658"/>
      <w:r>
        <w:rPr>
          <w:rFonts w:hint="eastAsia"/>
        </w:rPr>
        <w:t>静态模型</w:t>
      </w:r>
      <w:bookmarkEnd w:id="92"/>
      <w:bookmarkEnd w:id="93"/>
    </w:p>
    <w:p>
      <w:pPr>
        <w:bidi w:val="0"/>
        <w:ind w:left="0" w:leftChars="0" w:firstLine="0" w:firstLineChars="0"/>
      </w:pPr>
      <w:r>
        <w:drawing>
          <wp:inline distT="0" distB="0" distL="114300" distR="114300">
            <wp:extent cx="4931410" cy="7277735"/>
            <wp:effectExtent l="0" t="0" r="2540" b="18415"/>
            <wp:docPr id="1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7"/>
                    <pic:cNvPicPr>
                      <a:picLocks noChangeAspect="1"/>
                    </pic:cNvPicPr>
                  </pic:nvPicPr>
                  <pic:blipFill>
                    <a:blip r:embed="rId36"/>
                    <a:stretch>
                      <a:fillRect/>
                    </a:stretch>
                  </pic:blipFill>
                  <pic:spPr>
                    <a:xfrm>
                      <a:off x="0" y="0"/>
                      <a:ext cx="4931410" cy="7277735"/>
                    </a:xfrm>
                    <a:prstGeom prst="rect">
                      <a:avLst/>
                    </a:prstGeom>
                    <a:noFill/>
                    <a:ln>
                      <a:noFill/>
                    </a:ln>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易生活客户服务系统</w:t>
      </w:r>
      <w:r>
        <w:rPr>
          <w:rFonts w:hint="eastAsia"/>
          <w:lang w:val="en-US" w:eastAsia="zh-CN"/>
        </w:rPr>
        <w:t>静态模型</w:t>
      </w:r>
      <w:r>
        <w:rPr>
          <w:rFonts w:hint="eastAsia"/>
          <w:lang w:eastAsia="zh-CN"/>
        </w:rPr>
        <w:t>图</w:t>
      </w:r>
    </w:p>
    <w:p>
      <w:pPr>
        <w:pStyle w:val="3"/>
        <w:numPr>
          <w:ilvl w:val="1"/>
          <w:numId w:val="13"/>
        </w:numPr>
        <w:ind w:left="0" w:leftChars="0" w:firstLine="0" w:firstLineChars="0"/>
      </w:pPr>
      <w:bookmarkStart w:id="94" w:name="_Toc11530"/>
      <w:bookmarkStart w:id="95" w:name="_Toc26425"/>
      <w:r>
        <w:rPr>
          <w:rFonts w:hint="eastAsia"/>
        </w:rPr>
        <w:t>动态模型</w:t>
      </w:r>
      <w:bookmarkEnd w:id="94"/>
      <w:bookmarkEnd w:id="95"/>
    </w:p>
    <w:p>
      <w:pPr>
        <w:pStyle w:val="4"/>
        <w:numPr>
          <w:ilvl w:val="2"/>
          <w:numId w:val="13"/>
        </w:numPr>
        <w:bidi w:val="0"/>
        <w:ind w:left="0" w:leftChars="0" w:firstLine="0" w:firstLineChars="0"/>
        <w:rPr>
          <w:rFonts w:hint="default"/>
          <w:lang w:val="en-US" w:eastAsia="zh-CN"/>
        </w:rPr>
      </w:pPr>
      <w:bookmarkStart w:id="96" w:name="_Toc16826"/>
      <w:r>
        <w:rPr>
          <w:rFonts w:hint="eastAsia"/>
          <w:lang w:val="en-US" w:eastAsia="zh-CN"/>
        </w:rPr>
        <w:t>申请服务单</w:t>
      </w:r>
      <w:bookmarkEnd w:id="96"/>
    </w:p>
    <w:p>
      <w:pPr>
        <w:ind w:left="0" w:leftChars="0" w:firstLine="0" w:firstLineChars="0"/>
        <w:jc w:val="center"/>
        <w:rPr>
          <w:rFonts w:hint="default"/>
          <w:lang w:val="en-US" w:eastAsia="zh-CN"/>
        </w:rPr>
      </w:pPr>
      <w:r>
        <w:rPr>
          <w:rFonts w:hint="default"/>
          <w:lang w:val="en-US" w:eastAsia="zh-CN"/>
        </w:rPr>
        <w:drawing>
          <wp:inline distT="0" distB="0" distL="114300" distR="114300">
            <wp:extent cx="5272405" cy="6272530"/>
            <wp:effectExtent l="0" t="0" r="4445" b="13970"/>
            <wp:docPr id="25" name="图片 25" descr="动态模型-申请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动态模型-申请服务单"/>
                    <pic:cNvPicPr>
                      <a:picLocks noChangeAspect="1"/>
                    </pic:cNvPicPr>
                  </pic:nvPicPr>
                  <pic:blipFill>
                    <a:blip r:embed="rId37"/>
                    <a:stretch>
                      <a:fillRect/>
                    </a:stretch>
                  </pic:blipFill>
                  <pic:spPr>
                    <a:xfrm>
                      <a:off x="0" y="0"/>
                      <a:ext cx="5272405" cy="6272530"/>
                    </a:xfrm>
                    <a:prstGeom prst="rect">
                      <a:avLst/>
                    </a:prstGeom>
                  </pic:spPr>
                </pic:pic>
              </a:graphicData>
            </a:graphic>
          </wp:inline>
        </w:drawing>
      </w:r>
    </w:p>
    <w:p>
      <w:pPr>
        <w:pStyle w:val="10"/>
        <w:rPr>
          <w:rFonts w:hint="eastAsia" w:eastAsia="宋体"/>
          <w:lang w:val="en-US" w:eastAsia="zh-CN"/>
        </w:rPr>
      </w:pPr>
      <w:r>
        <w:t xml:space="preserve">图 </w:t>
      </w:r>
      <w:r>
        <w:fldChar w:fldCharType="begin"/>
      </w:r>
      <w:r>
        <w:instrText xml:space="preserve"> SEQ 图 \* ARABIC </w:instrText>
      </w:r>
      <w:r>
        <w:fldChar w:fldCharType="separate"/>
      </w:r>
      <w:r>
        <w:t>32</w:t>
      </w:r>
      <w:r>
        <w:fldChar w:fldCharType="end"/>
      </w:r>
      <w:r>
        <w:rPr>
          <w:rFonts w:hint="eastAsia"/>
          <w:lang w:eastAsia="zh-CN"/>
        </w:rPr>
        <w:t xml:space="preserve"> 申请服务单动态模型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System::applyTicket(String user): Bool</w:t>
      </w:r>
    </w:p>
    <w:p>
      <w:pPr>
        <w:bidi w:val="0"/>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user是用户的id</w:t>
      </w:r>
    </w:p>
    <w:p>
      <w:pPr>
        <w:bidi w:val="0"/>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系统在</w:t>
      </w:r>
      <w:r>
        <w:rPr>
          <w:rFonts w:hint="eastAsia"/>
          <w:b w:val="0"/>
          <w:bCs w:val="0"/>
          <w:i w:val="0"/>
          <w:iCs w:val="0"/>
          <w:lang w:val="en-US" w:eastAsia="zh-CN"/>
        </w:rPr>
        <w:t>用户已申请服务单表(AppliedTicketList)</w:t>
      </w:r>
      <w:r>
        <w:rPr>
          <w:rFonts w:hint="eastAsia"/>
          <w:b w:val="0"/>
          <w:bCs w:val="0"/>
          <w:lang w:val="en-US" w:eastAsia="zh-CN"/>
        </w:rPr>
        <w:t>和企业限制个人服务单上限表(MaxTicketLimitList)中查询：用户是否已经耗尽其在某个服务器中的服务单配额，若未耗尽，则在用户已申请服务单表(AppliedTicketList)中更新数据并返回True；若已耗尽，则返回False</w:t>
      </w:r>
    </w:p>
    <w:p>
      <w:pPr>
        <w:bidi w:val="0"/>
        <w:ind w:left="0" w:leftChars="0" w:firstLine="0" w:firstLineChars="0"/>
        <w:rPr>
          <w:rFonts w:hint="eastAsia"/>
          <w:b/>
          <w:bCs/>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系统向服务单信息表(TicketInfoList)中保存一条数据，若成功，将服务单编号填入原数据结构并返回；若失败，则返回Null。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97" w:name="_Toc13628"/>
      <w:r>
        <w:rPr>
          <w:rFonts w:hint="eastAsia"/>
          <w:lang w:val="en-US" w:eastAsia="zh-CN"/>
        </w:rPr>
        <w:t>提交服务单</w:t>
      </w:r>
      <w:bookmarkEnd w:id="97"/>
    </w:p>
    <w:p>
      <w:pPr>
        <w:ind w:left="0" w:leftChars="0" w:firstLine="0" w:firstLineChars="0"/>
        <w:rPr>
          <w:rFonts w:hint="default"/>
          <w:lang w:val="en-US" w:eastAsia="zh-CN"/>
        </w:rPr>
      </w:pPr>
      <w:r>
        <w:rPr>
          <w:rFonts w:hint="default"/>
          <w:lang w:val="en-US" w:eastAsia="zh-CN"/>
        </w:rPr>
        <w:drawing>
          <wp:inline distT="0" distB="0" distL="114300" distR="114300">
            <wp:extent cx="5269865" cy="4627880"/>
            <wp:effectExtent l="0" t="0" r="6985" b="1270"/>
            <wp:docPr id="27" name="图片 27" descr="动态模型-开启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动态模型-开启服务单"/>
                    <pic:cNvPicPr>
                      <a:picLocks noChangeAspect="1"/>
                    </pic:cNvPicPr>
                  </pic:nvPicPr>
                  <pic:blipFill>
                    <a:blip r:embed="rId38"/>
                    <a:stretch>
                      <a:fillRect/>
                    </a:stretch>
                  </pic:blipFill>
                  <pic:spPr>
                    <a:xfrm>
                      <a:off x="0" y="0"/>
                      <a:ext cx="5269865" cy="462788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33</w:t>
      </w:r>
      <w:r>
        <w:fldChar w:fldCharType="end"/>
      </w:r>
      <w:r>
        <w:rPr>
          <w:rFonts w:hint="eastAsia"/>
          <w:lang w:eastAsia="zh-CN"/>
        </w:rPr>
        <w:t xml:space="preserve"> 提交服务单动态模型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98" w:name="_Toc6258"/>
      <w:r>
        <w:rPr>
          <w:rFonts w:hint="eastAsia"/>
          <w:lang w:val="en-US" w:eastAsia="zh-CN"/>
        </w:rPr>
        <w:t>关闭服务单</w:t>
      </w:r>
      <w:bookmarkEnd w:id="98"/>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19" name="图片 19" descr="动态模型-关闭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动态模型-关闭服务单"/>
                    <pic:cNvPicPr>
                      <a:picLocks noChangeAspect="1"/>
                    </pic:cNvPicPr>
                  </pic:nvPicPr>
                  <pic:blipFill>
                    <a:blip r:embed="rId39"/>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34</w:t>
      </w:r>
      <w:r>
        <w:fldChar w:fldCharType="end"/>
      </w:r>
      <w:r>
        <w:rPr>
          <w:rFonts w:hint="eastAsia"/>
          <w:lang w:eastAsia="zh-CN"/>
        </w:rPr>
        <w:t xml:space="preserve"> 关闭服务单动态模型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CloseConfirmDialog: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99" w:name="_Toc32336"/>
      <w:r>
        <w:rPr>
          <w:rFonts w:hint="eastAsia"/>
          <w:lang w:val="en-US" w:eastAsia="zh-CN"/>
        </w:rPr>
        <w:t>重开服务单</w:t>
      </w:r>
      <w:bookmarkEnd w:id="99"/>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0" name="图片 20" descr="动态模型-重开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动态模型-重开服务单"/>
                    <pic:cNvPicPr>
                      <a:picLocks noChangeAspect="1"/>
                    </pic:cNvPicPr>
                  </pic:nvPicPr>
                  <pic:blipFill>
                    <a:blip r:embed="rId40"/>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35</w:t>
      </w:r>
      <w:r>
        <w:fldChar w:fldCharType="end"/>
      </w:r>
      <w:r>
        <w:rPr>
          <w:rFonts w:hint="eastAsia"/>
          <w:lang w:eastAsia="zh-CN"/>
        </w:rPr>
        <w:t xml:space="preserve"> 重开服务单动态模型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ReopenConfirmDialog: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0" w:name="_Toc1059"/>
      <w:r>
        <w:rPr>
          <w:rFonts w:hint="eastAsia"/>
          <w:lang w:val="en-US" w:eastAsia="zh-CN"/>
        </w:rPr>
        <w:t>删除服务单</w:t>
      </w:r>
      <w:bookmarkEnd w:id="100"/>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1" name="图片 21" descr="动态模型-删除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动态模型-删除服务单"/>
                    <pic:cNvPicPr>
                      <a:picLocks noChangeAspect="1"/>
                    </pic:cNvPicPr>
                  </pic:nvPicPr>
                  <pic:blipFill>
                    <a:blip r:embed="rId41"/>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36</w:t>
      </w:r>
      <w:r>
        <w:fldChar w:fldCharType="end"/>
      </w:r>
      <w:r>
        <w:rPr>
          <w:rFonts w:hint="eastAsia"/>
          <w:lang w:eastAsia="zh-CN"/>
        </w:rPr>
        <w:t xml:space="preserve"> 删除服务单动态模型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DeleteConfirmDialog: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1" w:name="_Toc23187"/>
      <w:r>
        <w:rPr>
          <w:rFonts w:hint="eastAsia"/>
          <w:lang w:val="en-US" w:eastAsia="zh-CN"/>
        </w:rPr>
        <w:t>选择问题类型</w:t>
      </w:r>
      <w:bookmarkEnd w:id="101"/>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1" name="图片 81" descr="动态模型-选择问题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动态模型-选择问题类型"/>
                    <pic:cNvPicPr>
                      <a:picLocks noChangeAspect="1"/>
                    </pic:cNvPicPr>
                  </pic:nvPicPr>
                  <pic:blipFill>
                    <a:blip r:embed="rId42"/>
                    <a:stretch>
                      <a:fillRect/>
                    </a:stretch>
                  </pic:blipFill>
                  <pic:spPr>
                    <a:xfrm>
                      <a:off x="0" y="0"/>
                      <a:ext cx="5269865" cy="244538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37</w:t>
      </w:r>
      <w:r>
        <w:fldChar w:fldCharType="end"/>
      </w:r>
      <w:r>
        <w:rPr>
          <w:rFonts w:hint="eastAsia"/>
          <w:lang w:eastAsia="zh-CN"/>
        </w:rPr>
        <w:t xml:space="preserve"> 选择问题类型动态模型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System::setType(String ticketId, String typeId):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_Ref10495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lang w:eastAsia="zh-CN"/>
        </w:rPr>
        <w:t xml:space="preserve"> </w:t>
      </w:r>
      <w:r>
        <w:rPr>
          <w:rFonts w:hint="eastAsia"/>
          <w:lang w:val="en-US" w:eastAsia="zh-CN"/>
        </w:rPr>
        <w:t>选择问题类型</w:t>
      </w:r>
      <w:r>
        <w:rPr>
          <w:rFonts w:hint="eastAsia"/>
          <w:lang w:eastAsia="zh-CN"/>
        </w:rPr>
        <w:t>数据项</w:t>
      </w:r>
      <w:r>
        <w:rPr>
          <w:rFonts w:hint="eastAsia"/>
          <w:lang w:val="en-US" w:eastAsia="zh-CN"/>
        </w:rPr>
        <w:fldChar w:fldCharType="end"/>
      </w:r>
      <w:r>
        <w:rPr>
          <w:rFonts w:hint="eastAsia"/>
          <w:lang w:val="en-US" w:eastAsia="zh-CN"/>
        </w:rPr>
        <w:t xml:space="preserve"> 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系统修改服务单信息表(TicketInfoList)中的数据，将修改后的数据返回。</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2" w:name="_Toc13567"/>
      <w:r>
        <w:rPr>
          <w:rFonts w:hint="eastAsia"/>
          <w:lang w:val="en-US" w:eastAsia="zh-CN"/>
        </w:rPr>
        <w:t>自定义回复</w:t>
      </w:r>
      <w:bookmarkEnd w:id="102"/>
    </w:p>
    <w:p>
      <w:pPr>
        <w:ind w:left="0" w:leftChars="0" w:firstLine="0" w:firstLineChars="0"/>
        <w:rPr>
          <w:rFonts w:hint="default"/>
          <w:lang w:val="en-US" w:eastAsia="zh-CN"/>
        </w:rPr>
      </w:pPr>
      <w:r>
        <w:rPr>
          <w:rFonts w:hint="default"/>
          <w:lang w:val="en-US" w:eastAsia="zh-CN"/>
        </w:rPr>
        <w:drawing>
          <wp:inline distT="0" distB="0" distL="114300" distR="114300">
            <wp:extent cx="5273040" cy="6456045"/>
            <wp:effectExtent l="0" t="0" r="3810" b="1905"/>
            <wp:docPr id="18" name="图片 18" descr="动态模型-自定义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动态模型-自定义回复"/>
                    <pic:cNvPicPr>
                      <a:picLocks noChangeAspect="1"/>
                    </pic:cNvPicPr>
                  </pic:nvPicPr>
                  <pic:blipFill>
                    <a:blip r:embed="rId43"/>
                    <a:stretch>
                      <a:fillRect/>
                    </a:stretch>
                  </pic:blipFill>
                  <pic:spPr>
                    <a:xfrm>
                      <a:off x="0" y="0"/>
                      <a:ext cx="5273040" cy="645604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38</w:t>
      </w:r>
      <w:r>
        <w:fldChar w:fldCharType="end"/>
      </w:r>
      <w:r>
        <w:rPr>
          <w:rFonts w:hint="eastAsia"/>
          <w:lang w:eastAsia="zh-CN"/>
        </w:rPr>
        <w:t xml:space="preserve"> 自定义回复动态模型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System::setReply(String companyId, Reply reply): Reply</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_Ref12265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w:t>
      </w:r>
      <w:r>
        <w:rPr>
          <w:rFonts w:hint="eastAsia"/>
          <w:lang w:val="en-US" w:eastAsia="zh-CN"/>
        </w:rPr>
        <w:t>自定义回复</w:t>
      </w:r>
      <w:r>
        <w:rPr>
          <w:rFonts w:hint="eastAsia"/>
          <w:lang w:eastAsia="zh-CN"/>
        </w:rPr>
        <w:t>数据项</w:t>
      </w:r>
      <w:r>
        <w:rPr>
          <w:rFonts w:hint="eastAsia"/>
          <w:lang w:val="en-US" w:eastAsia="zh-CN"/>
        </w:rPr>
        <w:fldChar w:fldCharType="end"/>
      </w:r>
      <w:r>
        <w:rPr>
          <w:rFonts w:hint="eastAsia"/>
          <w:lang w:val="en-US" w:eastAsia="zh-CN"/>
        </w:rPr>
        <w:t xml:space="preserve"> 表述</w:t>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系统向自定义回复数据表(ReplyList)中插入一条数据，并返回更新后的数据。</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3" w:name="_Toc3126"/>
      <w:r>
        <w:rPr>
          <w:rFonts w:hint="eastAsia"/>
          <w:lang w:val="en-US" w:eastAsia="zh-CN"/>
        </w:rPr>
        <w:t>员工管理</w:t>
      </w:r>
      <w:bookmarkEnd w:id="103"/>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15" name="图片 15" descr="动态模型-员工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动态模型-员工管理"/>
                    <pic:cNvPicPr>
                      <a:picLocks noChangeAspect="1"/>
                    </pic:cNvPicPr>
                  </pic:nvPicPr>
                  <pic:blipFill>
                    <a:blip r:embed="rId44"/>
                    <a:stretch>
                      <a:fillRect/>
                    </a:stretch>
                  </pic:blipFill>
                  <pic:spPr>
                    <a:xfrm>
                      <a:off x="0" y="0"/>
                      <a:ext cx="5269865" cy="4307205"/>
                    </a:xfrm>
                    <a:prstGeom prst="rect">
                      <a:avLst/>
                    </a:prstGeom>
                  </pic:spPr>
                </pic:pic>
              </a:graphicData>
            </a:graphic>
          </wp:inline>
        </w:drawing>
      </w:r>
    </w:p>
    <w:p>
      <w:pPr>
        <w:pStyle w:val="1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39</w:t>
      </w:r>
      <w:r>
        <w:fldChar w:fldCharType="end"/>
      </w:r>
      <w:r>
        <w:rPr>
          <w:rFonts w:hint="eastAsia"/>
          <w:lang w:eastAsia="zh-CN"/>
        </w:rPr>
        <w:t xml:space="preserve"> 员工管理动态模型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System::setStaffRole(String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_Ref32261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lang w:eastAsia="zh-CN"/>
        </w:rPr>
        <w:t xml:space="preserve"> </w:t>
      </w:r>
      <w:r>
        <w:rPr>
          <w:rFonts w:hint="eastAsia"/>
          <w:lang w:val="en-US" w:eastAsia="zh-CN"/>
        </w:rPr>
        <w:t>员工管理</w:t>
      </w:r>
      <w:r>
        <w:rPr>
          <w:rFonts w:hint="eastAsia"/>
          <w:lang w:eastAsia="zh-CN"/>
        </w:rPr>
        <w:t>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系统向企业员工信息表(StaffInfoList)中写入或更新一条数据，若成功，返回True,否则返回False。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4" w:name="_Toc5134"/>
      <w:r>
        <w:rPr>
          <w:rFonts w:hint="eastAsia"/>
          <w:lang w:val="en-US" w:eastAsia="zh-CN"/>
        </w:rPr>
        <w:t>自定义角色</w:t>
      </w:r>
      <w:bookmarkEnd w:id="104"/>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24" name="图片 24" descr="动态模型-自定义角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动态模型-自定义角色"/>
                    <pic:cNvPicPr>
                      <a:picLocks noChangeAspect="1"/>
                    </pic:cNvPicPr>
                  </pic:nvPicPr>
                  <pic:blipFill>
                    <a:blip r:embed="rId45"/>
                    <a:stretch>
                      <a:fillRect/>
                    </a:stretch>
                  </pic:blipFill>
                  <pic:spPr>
                    <a:xfrm>
                      <a:off x="0" y="0"/>
                      <a:ext cx="5269865" cy="43072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40</w:t>
      </w:r>
      <w:r>
        <w:fldChar w:fldCharType="end"/>
      </w:r>
      <w:r>
        <w:rPr>
          <w:rFonts w:hint="eastAsia"/>
          <w:lang w:eastAsia="zh-CN"/>
        </w:rPr>
        <w:t xml:space="preserve"> </w:t>
      </w:r>
      <w:r>
        <w:rPr>
          <w:rFonts w:hint="eastAsia"/>
          <w:lang w:val="en-US" w:eastAsia="zh-CN"/>
        </w:rPr>
        <w:t>自定义角色</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System::setCompanyRole(String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_Ref32516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eastAsia="zh-CN"/>
        </w:rPr>
        <w:t xml:space="preserve"> 自定义角色数据项</w:t>
      </w:r>
      <w:r>
        <w:rPr>
          <w:rFonts w:hint="eastAsia"/>
          <w:b w:val="0"/>
          <w:bCs w:val="0"/>
          <w:lang w:val="en-US" w:eastAsia="zh-CN"/>
        </w:rPr>
        <w:fldChar w:fldCharType="end"/>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系统向企业角色信息表(CompanyRoleList)中插入或修改一条数据，若成功，返回True；否则返回False。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5" w:name="_Toc20798"/>
      <w:r>
        <w:rPr>
          <w:rFonts w:hint="eastAsia"/>
          <w:lang w:val="en-US" w:eastAsia="zh-CN"/>
        </w:rPr>
        <w:t>投诉服务</w:t>
      </w:r>
      <w:bookmarkEnd w:id="105"/>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7" name="图片 87" descr="动态模型-投诉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动态模型-投诉服务"/>
                    <pic:cNvPicPr>
                      <a:picLocks noChangeAspect="1"/>
                    </pic:cNvPicPr>
                  </pic:nvPicPr>
                  <pic:blipFill>
                    <a:blip r:embed="rId46"/>
                    <a:stretch>
                      <a:fillRect/>
                    </a:stretch>
                  </pic:blipFill>
                  <pic:spPr>
                    <a:xfrm>
                      <a:off x="0" y="0"/>
                      <a:ext cx="5269865" cy="244538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41</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System::sendComplaints(String companyId, String Complaint):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系统向投诉服务反馈表(ComplaintsList)中添加一条数据，并返回True。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6" w:name="_Toc25591"/>
      <w:r>
        <w:rPr>
          <w:rFonts w:hint="eastAsia"/>
          <w:lang w:val="en-US" w:eastAsia="zh-CN"/>
        </w:rPr>
        <w:t>服务评价</w:t>
      </w:r>
      <w:bookmarkEnd w:id="106"/>
    </w:p>
    <w:p>
      <w:pPr>
        <w:ind w:left="0" w:leftChars="0" w:firstLine="0" w:firstLineChars="0"/>
        <w:jc w:val="center"/>
        <w:rPr>
          <w:rFonts w:hint="default"/>
          <w:lang w:val="en-US" w:eastAsia="zh-CN"/>
        </w:rPr>
      </w:pPr>
      <w:r>
        <w:rPr>
          <w:rFonts w:hint="eastAsia"/>
          <w:lang w:val="en-US" w:eastAsia="zh-CN"/>
        </w:rPr>
        <w:drawing>
          <wp:inline distT="0" distB="0" distL="114300" distR="114300">
            <wp:extent cx="5269865" cy="2324100"/>
            <wp:effectExtent l="0" t="0" r="6985" b="0"/>
            <wp:docPr id="89" name="图片 89" descr="动态模型-服务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动态模型-服务评价"/>
                    <pic:cNvPicPr>
                      <a:picLocks noChangeAspect="1"/>
                    </pic:cNvPicPr>
                  </pic:nvPicPr>
                  <pic:blipFill>
                    <a:blip r:embed="rId47"/>
                    <a:stretch>
                      <a:fillRect/>
                    </a:stretch>
                  </pic:blipFill>
                  <pic:spPr>
                    <a:xfrm>
                      <a:off x="0" y="0"/>
                      <a:ext cx="5269865" cy="232410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42</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System::sendFeedback(String ticketId, String feedbackInfo):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7" w:name="_Toc13214"/>
      <w:r>
        <w:rPr>
          <w:rFonts w:hint="eastAsia"/>
          <w:lang w:val="en-US" w:eastAsia="zh-CN"/>
        </w:rPr>
        <w:t>企业入驻申请</w:t>
      </w:r>
      <w:bookmarkEnd w:id="107"/>
    </w:p>
    <w:p>
      <w:pPr>
        <w:ind w:left="0" w:leftChars="0" w:firstLine="0" w:firstLineChars="0"/>
        <w:jc w:val="center"/>
        <w:rPr>
          <w:rFonts w:hint="default"/>
          <w:lang w:val="en-US" w:eastAsia="zh-CN"/>
        </w:rPr>
      </w:pPr>
      <w:r>
        <w:rPr>
          <w:rFonts w:hint="default"/>
          <w:lang w:val="en-US" w:eastAsia="zh-CN"/>
        </w:rPr>
        <w:drawing>
          <wp:inline distT="0" distB="0" distL="114300" distR="114300">
            <wp:extent cx="5273040" cy="4878070"/>
            <wp:effectExtent l="0" t="0" r="3810" b="17780"/>
            <wp:docPr id="12" name="图片 12" descr="动态模型-企业入驻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动态模型-企业入驻申请"/>
                    <pic:cNvPicPr>
                      <a:picLocks noChangeAspect="1"/>
                    </pic:cNvPicPr>
                  </pic:nvPicPr>
                  <pic:blipFill>
                    <a:blip r:embed="rId48"/>
                    <a:stretch>
                      <a:fillRect/>
                    </a:stretch>
                  </pic:blipFill>
                  <pic:spPr>
                    <a:xfrm>
                      <a:off x="0" y="0"/>
                      <a:ext cx="5273040" cy="487807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43</w:t>
      </w:r>
      <w:r>
        <w:fldChar w:fldCharType="end"/>
      </w:r>
      <w:r>
        <w:rPr>
          <w:rFonts w:hint="eastAsia"/>
          <w:lang w:eastAsia="zh-CN"/>
        </w:rPr>
        <w:t xml:space="preserve"> </w:t>
      </w:r>
      <w:r>
        <w:rPr>
          <w:rFonts w:hint="eastAsia"/>
          <w:lang w:val="en-US" w:eastAsia="zh-CN"/>
        </w:rPr>
        <w:t>企业入驻申请</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System::sendApplication(Company company):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_Ref29998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10</w:t>
      </w:r>
      <w:r>
        <w:rPr>
          <w:rFonts w:hint="eastAsia"/>
          <w:lang w:eastAsia="zh-CN"/>
        </w:rPr>
        <w:t xml:space="preserve"> 企业入驻申请数据项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ind w:left="0" w:leftChars="0" w:firstLine="0" w:firstLineChars="0"/>
        <w:rPr>
          <w:rFonts w:hint="eastAsia"/>
          <w:lang w:val="en-US" w:eastAsia="zh-CN"/>
        </w:rPr>
      </w:pPr>
      <w:r>
        <w:rPr>
          <w:rFonts w:hint="eastAsia"/>
          <w:lang w:val="en-US" w:eastAsia="zh-CN"/>
        </w:rPr>
        <w:t>System::sendApplicationResult(Bool result, String info): Bool</w:t>
      </w:r>
    </w:p>
    <w:p>
      <w:pPr>
        <w:ind w:left="0" w:leftChars="0" w:firstLine="0" w:firstLineChars="0"/>
        <w:rPr>
          <w:rFonts w:hint="default"/>
          <w:b/>
          <w:bCs/>
          <w:lang w:val="en-US" w:eastAsia="zh-CN"/>
        </w:rPr>
      </w:pPr>
      <w:r>
        <w:rPr>
          <w:rFonts w:hint="eastAsia"/>
          <w:b/>
          <w:bCs/>
          <w:lang w:val="en-US" w:eastAsia="zh-CN"/>
        </w:rPr>
        <w:t>前置条件：</w:t>
      </w:r>
      <w:r>
        <w:rPr>
          <w:rFonts w:hint="eastAsia"/>
          <w:b w:val="0"/>
          <w:bCs w:val="0"/>
          <w:lang w:val="en-US" w:eastAsia="zh-CN"/>
        </w:rPr>
        <w:t xml:space="preserve"> result为入驻审批结果，由管理员给出；info是审核意见，若不同意入驻，由管理员输入。</w:t>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系统向申请入住的企业留下的联系邮箱中发送一封邮件，告知审批结果，并返回True。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8" w:name="_Toc14626"/>
      <w:r>
        <w:rPr>
          <w:rFonts w:hint="eastAsia"/>
          <w:lang w:val="en-US" w:eastAsia="zh-CN"/>
        </w:rPr>
        <w:t>自定义服务单类型</w:t>
      </w:r>
      <w:bookmarkEnd w:id="108"/>
    </w:p>
    <w:p>
      <w:pPr>
        <w:ind w:left="0" w:leftChars="0" w:firstLine="0" w:firstLineChars="0"/>
        <w:jc w:val="center"/>
        <w:rPr>
          <w:rFonts w:hint="default"/>
          <w:lang w:val="en-US" w:eastAsia="zh-CN"/>
        </w:rPr>
      </w:pPr>
      <w:r>
        <w:rPr>
          <w:rFonts w:hint="default"/>
          <w:lang w:val="en-US" w:eastAsia="zh-CN"/>
        </w:rPr>
        <w:drawing>
          <wp:inline distT="0" distB="0" distL="114300" distR="114300">
            <wp:extent cx="5269230" cy="5198110"/>
            <wp:effectExtent l="0" t="0" r="7620" b="2540"/>
            <wp:docPr id="26" name="图片 26" descr="动态模型-自定义服务单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动态模型-自定义服务单类型"/>
                    <pic:cNvPicPr>
                      <a:picLocks noChangeAspect="1"/>
                    </pic:cNvPicPr>
                  </pic:nvPicPr>
                  <pic:blipFill>
                    <a:blip r:embed="rId49"/>
                    <a:stretch>
                      <a:fillRect/>
                    </a:stretch>
                  </pic:blipFill>
                  <pic:spPr>
                    <a:xfrm>
                      <a:off x="0" y="0"/>
                      <a:ext cx="5269230" cy="5198110"/>
                    </a:xfrm>
                    <a:prstGeom prst="rect">
                      <a:avLst/>
                    </a:prstGeom>
                  </pic:spPr>
                </pic:pic>
              </a:graphicData>
            </a:graphic>
          </wp:inline>
        </w:drawing>
      </w:r>
    </w:p>
    <w:p>
      <w:pPr>
        <w:pStyle w:val="10"/>
        <w:ind w:left="0" w:leftChars="0" w:firstLine="0" w:firstLineChars="0"/>
        <w:jc w:val="center"/>
        <w:rPr>
          <w:rFonts w:hint="default"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自定义服务单类型</w:t>
      </w:r>
      <w:r>
        <w:rPr>
          <w:rFonts w:hint="eastAsia"/>
          <w:lang w:val="en-US" w:eastAsia="zh-CN"/>
        </w:rPr>
        <w:t>动态模型</w:t>
      </w:r>
    </w:p>
    <w:p>
      <w:pPr>
        <w:pStyle w:val="10"/>
        <w:ind w:left="0" w:leftChars="0" w:firstLine="0" w:firstLineChars="0"/>
        <w:rPr>
          <w:rFonts w:hint="eastAsia"/>
          <w:lang w:eastAsia="zh-CN"/>
        </w:rPr>
      </w:pP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default"/>
          <w:lang w:val="en-US" w:eastAsia="zh-CN"/>
        </w:rPr>
      </w:pPr>
    </w:p>
    <w:p>
      <w:pPr>
        <w:ind w:left="140" w:leftChars="0" w:hanging="140" w:hangingChars="50"/>
        <w:rPr>
          <w:rFonts w:hint="default"/>
          <w:lang w:val="en-US" w:eastAsia="zh-CN"/>
        </w:rPr>
      </w:pPr>
      <w:r>
        <w:rPr>
          <w:rFonts w:hint="eastAsia"/>
          <w:lang w:val="en-US" w:eastAsia="zh-CN"/>
        </w:rPr>
        <w:t>System::setCompanyTicketType(</w:t>
      </w:r>
      <w:r>
        <w:rPr>
          <w:rFonts w:hint="default"/>
          <w:lang w:val="en-US" w:eastAsia="zh-CN"/>
        </w:rPr>
        <w:t xml:space="preserve"> </w:t>
      </w:r>
      <w:r>
        <w:rPr>
          <w:rFonts w:hint="default" w:eastAsia="MS Mincho"/>
          <w:lang w:val="en-US" w:eastAsia="ja-JP"/>
        </w:rPr>
        <w:t>String</w:t>
      </w:r>
      <w:r>
        <w:rPr>
          <w:rFonts w:hint="eastAsia"/>
          <w:lang w:val="en-US" w:eastAsia="zh-CN"/>
        </w:rPr>
        <w:t xml:space="preserve"> company</w:t>
      </w:r>
      <w:r>
        <w:rPr>
          <w:rFonts w:hint="default"/>
          <w:lang w:val="en-US" w:eastAsia="zh-CN"/>
        </w:rPr>
        <w:t xml:space="preserve">Id, TicketType type </w:t>
      </w:r>
      <w:r>
        <w:rPr>
          <w:rFonts w:hint="eastAsia"/>
          <w:lang w:val="en-US" w:eastAsia="zh-CN"/>
        </w:rPr>
        <w:t>)</w:t>
      </w:r>
      <w:r>
        <w:rPr>
          <w:rFonts w:hint="default"/>
          <w:lang w:val="en-US" w:eastAsia="zh-CN"/>
        </w:rPr>
        <w:t xml:space="preserve"> </w:t>
      </w:r>
      <w:r>
        <w:rPr>
          <w:rFonts w:hint="eastAsia"/>
          <w:lang w:val="en-US" w:eastAsia="zh-CN"/>
        </w:rPr>
        <w:t xml:space="preserve">: </w:t>
      </w:r>
      <w:r>
        <w:rPr>
          <w:rFonts w:hint="default"/>
          <w:lang w:val="en-US" w:eastAsia="zh-CN"/>
        </w:rPr>
        <w:t>TicketType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自定义服务单数据项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系统向服务单类型表(TicketTypeList)中添加或修改一条数据后，返回修改后的数据；若修改失败，返回空值。</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9" w:name="_Toc26460"/>
      <w:r>
        <w:rPr>
          <w:rFonts w:hint="eastAsia"/>
          <w:lang w:val="en-US" w:eastAsia="zh-CN"/>
        </w:rPr>
        <w:t>发送消息</w:t>
      </w:r>
      <w:bookmarkEnd w:id="109"/>
    </w:p>
    <w:p>
      <w:pPr>
        <w:ind w:left="0" w:leftChars="0" w:firstLine="0" w:firstLineChars="0"/>
        <w:rPr>
          <w:rFonts w:hint="default"/>
          <w:lang w:val="en-US" w:eastAsia="zh-CN"/>
        </w:rPr>
      </w:pPr>
      <w:r>
        <w:rPr>
          <w:rFonts w:hint="default"/>
          <w:lang w:val="en-US" w:eastAsia="zh-CN"/>
        </w:rPr>
        <w:drawing>
          <wp:inline distT="0" distB="0" distL="114300" distR="114300">
            <wp:extent cx="5269865" cy="2324100"/>
            <wp:effectExtent l="0" t="0" r="6985" b="0"/>
            <wp:docPr id="13" name="图片 13" descr="动态模型-发送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动态模型-发送问题"/>
                    <pic:cNvPicPr>
                      <a:picLocks noChangeAspect="1"/>
                    </pic:cNvPicPr>
                  </pic:nvPicPr>
                  <pic:blipFill>
                    <a:blip r:embed="rId50"/>
                    <a:stretch>
                      <a:fillRect/>
                    </a:stretch>
                  </pic:blipFill>
                  <pic:spPr>
                    <a:xfrm>
                      <a:off x="0" y="0"/>
                      <a:ext cx="5269865" cy="232410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发送消息动态模型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eastAsia"/>
          <w:lang w:val="en-US" w:eastAsia="zh-CN"/>
        </w:rPr>
      </w:pPr>
    </w:p>
    <w:p>
      <w:pPr>
        <w:ind w:left="140" w:leftChars="0" w:hanging="140" w:hangingChars="50"/>
        <w:rPr>
          <w:rFonts w:hint="default"/>
          <w:lang w:val="en-US" w:eastAsia="zh-CN"/>
        </w:rPr>
      </w:pPr>
      <w:r>
        <w:rPr>
          <w:rFonts w:hint="eastAsia"/>
          <w:lang w:val="en-US" w:eastAsia="zh-CN"/>
        </w:rPr>
        <w:t>System::sendMessage(</w:t>
      </w:r>
      <w:r>
        <w:rPr>
          <w:rFonts w:hint="default"/>
          <w:lang w:val="en-US" w:eastAsia="zh-CN"/>
        </w:rPr>
        <w:t xml:space="preserve"> </w:t>
      </w:r>
      <w:r>
        <w:rPr>
          <w:rFonts w:hint="eastAsia"/>
          <w:lang w:val="en-US" w:eastAsia="zh-CN"/>
        </w:rPr>
        <w:t>Message message</w:t>
      </w:r>
      <w:r>
        <w:rPr>
          <w:rFonts w:hint="default"/>
          <w:lang w:val="en-US" w:eastAsia="zh-CN"/>
        </w:rPr>
        <w:t xml:space="preserve"> </w:t>
      </w:r>
      <w:r>
        <w:rPr>
          <w:rFonts w:hint="eastAsia"/>
          <w:lang w:val="en-US" w:eastAsia="zh-CN"/>
        </w:rPr>
        <w:t>)</w:t>
      </w:r>
      <w:r>
        <w:rPr>
          <w:rFonts w:hint="default"/>
          <w:lang w:val="en-US" w:eastAsia="zh-CN"/>
        </w:rPr>
        <w:t xml:space="preserve"> </w:t>
      </w:r>
      <w:r>
        <w:rPr>
          <w:rFonts w:hint="eastAsia"/>
          <w:lang w:val="en-US" w:eastAsia="zh-CN"/>
        </w:rPr>
        <w:t>: List&lt;Message&gt;</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_Ref5738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lang w:eastAsia="zh-CN"/>
        </w:rPr>
        <w:t xml:space="preserve"> 发送消息数据项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系统向消息列表(MessageList)中写入一条数据，并返回消息列表的最后30项</w:t>
      </w:r>
    </w:p>
    <w:p>
      <w:pPr>
        <w:ind w:left="0" w:leftChars="0" w:firstLine="0" w:firstLineChars="0"/>
        <w:rPr>
          <w:rFonts w:hint="eastAsia"/>
          <w:b w:val="0"/>
          <w:bCs w:val="0"/>
          <w:lang w:val="en-US" w:eastAsia="zh-CN"/>
        </w:rPr>
      </w:pPr>
    </w:p>
    <w:p>
      <w:pPr>
        <w:ind w:left="140" w:leftChars="0" w:hanging="140" w:hangingChars="50"/>
        <w:rPr>
          <w:rFonts w:hint="default"/>
          <w:lang w:val="en-US" w:eastAsia="zh-CN"/>
        </w:rPr>
      </w:pPr>
      <w:r>
        <w:rPr>
          <w:rFonts w:hint="eastAsia"/>
          <w:lang w:val="en-US" w:eastAsia="zh-CN"/>
        </w:rPr>
        <w:t>System::asyncMessageCheck(Message message)</w:t>
      </w:r>
      <w:r>
        <w:rPr>
          <w:rFonts w:hint="default"/>
          <w:lang w:val="en-US" w:eastAsia="zh-CN"/>
        </w:rPr>
        <w:t xml:space="preserve"> </w:t>
      </w:r>
      <w:r>
        <w:rPr>
          <w:rFonts w:hint="eastAsia"/>
          <w:lang w:val="en-US" w:eastAsia="zh-CN"/>
        </w:rPr>
        <w:t>: None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自定义服务单数据项</w:t>
      </w:r>
      <w:r>
        <w:rPr>
          <w:rFonts w:hint="eastAsia"/>
          <w:b w:val="0"/>
          <w:bCs w:val="0"/>
          <w:lang w:val="en-US" w:eastAsia="zh-CN"/>
        </w:rPr>
        <w:fldChar w:fldCharType="end"/>
      </w:r>
    </w:p>
    <w:p>
      <w:pPr>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 xml:space="preserve"> 系统检查输入消息的合法性，若非法，则通知管理人员对发送消息的用户做出相应的处罚。</w:t>
      </w:r>
    </w:p>
    <w:sectPr>
      <w:foot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560"/>
      </w:pPr>
      <w:r>
        <w:separator/>
      </w:r>
    </w:p>
  </w:endnote>
  <w:endnote w:type="continuationSeparator" w:id="1">
    <w:p>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MS Mincho">
    <w:panose1 w:val="020206090402050803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EhH8t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FSWaKVT8/OP7&#10;+efv869vBGcQqLF+jrgHi8jQvjMt2mY49ziMvNvSqfgFIwI/5D1d5BVtIDxemk1nszFcHL5hA/zs&#10;6bp1PrwXRpFo5NShfklWdtz60IUOITGbNptaylRDqUmT0+urt+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MqEhH8tAgAAVwQAAA4AAAAAAAAAAQAgAAAAHwEAAGRycy9lMm9Eb2MueG1sUEsFBgAAAAAG&#10;AAYAWQEAAL4FAAAAAA==&#10;">
              <v:fill on="f" focussize="0,0"/>
              <v:stroke on="f" weight="0.5pt"/>
              <v:imagedata o:title=""/>
              <o:lock v:ext="edit" aspectratio="f"/>
              <v:textbox inset="0mm,0mm,0mm,0mm" style="mso-fit-shape-to-text:t;">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0</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J1z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snXPywCAABXBAAADgAAAAAAAAABACAAAAAfAQAAZHJzL2Uyb0RvYy54bWxQSwUGAAAAAAYA&#10;BgBZAQAAvQUAAAAA&#10;">
              <v:fill on="f" focussize="0,0"/>
              <v:stroke on="f" weight="0.5pt"/>
              <v:imagedata o:title=""/>
              <o:lock v:ext="edit" aspectratio="f"/>
              <v:textbox inset="0mm,0mm,0mm,0mm" style="mso-fit-shape-to-text:t;">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560"/>
      </w:pPr>
      <w:r>
        <w:separator/>
      </w:r>
    </w:p>
  </w:footnote>
  <w:footnote w:type="continuationSeparator" w:id="1">
    <w:p>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807CAE"/>
    <w:multiLevelType w:val="singleLevel"/>
    <w:tmpl w:val="A4807CAE"/>
    <w:lvl w:ilvl="0" w:tentative="0">
      <w:start w:val="1"/>
      <w:numFmt w:val="bullet"/>
      <w:lvlText w:val=""/>
      <w:lvlJc w:val="left"/>
      <w:pPr>
        <w:ind w:left="420" w:hanging="420"/>
      </w:pPr>
      <w:rPr>
        <w:rFonts w:hint="default" w:ascii="Wingdings" w:hAnsi="Wingdings"/>
        <w:sz w:val="18"/>
      </w:rPr>
    </w:lvl>
  </w:abstractNum>
  <w:abstractNum w:abstractNumId="1">
    <w:nsid w:val="ABF97622"/>
    <w:multiLevelType w:val="singleLevel"/>
    <w:tmpl w:val="ABF97622"/>
    <w:lvl w:ilvl="0" w:tentative="0">
      <w:start w:val="1"/>
      <w:numFmt w:val="bullet"/>
      <w:lvlText w:val=""/>
      <w:lvlJc w:val="left"/>
      <w:pPr>
        <w:ind w:left="420" w:hanging="420"/>
      </w:pPr>
      <w:rPr>
        <w:rFonts w:hint="default" w:ascii="Wingdings" w:hAnsi="Wingdings"/>
        <w:sz w:val="18"/>
      </w:rPr>
    </w:lvl>
  </w:abstractNum>
  <w:abstractNum w:abstractNumId="2">
    <w:nsid w:val="C7EA017D"/>
    <w:multiLevelType w:val="multilevel"/>
    <w:tmpl w:val="C7EA017D"/>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D2C0744B"/>
    <w:multiLevelType w:val="singleLevel"/>
    <w:tmpl w:val="D2C0744B"/>
    <w:lvl w:ilvl="0" w:tentative="0">
      <w:start w:val="1"/>
      <w:numFmt w:val="bullet"/>
      <w:lvlText w:val=""/>
      <w:lvlJc w:val="left"/>
      <w:pPr>
        <w:ind w:left="420" w:hanging="420"/>
      </w:pPr>
      <w:rPr>
        <w:rFonts w:hint="default" w:ascii="Wingdings" w:hAnsi="Wingdings"/>
        <w:sz w:val="18"/>
      </w:rPr>
    </w:lvl>
  </w:abstractNum>
  <w:abstractNum w:abstractNumId="4">
    <w:nsid w:val="DBAF9FB2"/>
    <w:multiLevelType w:val="singleLevel"/>
    <w:tmpl w:val="DBAF9FB2"/>
    <w:lvl w:ilvl="0" w:tentative="0">
      <w:start w:val="1"/>
      <w:numFmt w:val="bullet"/>
      <w:lvlText w:val=""/>
      <w:lvlJc w:val="left"/>
      <w:pPr>
        <w:ind w:left="420" w:hanging="420"/>
      </w:pPr>
      <w:rPr>
        <w:rFonts w:hint="default" w:ascii="Wingdings" w:hAnsi="Wingdings"/>
        <w:sz w:val="18"/>
      </w:rPr>
    </w:lvl>
  </w:abstractNum>
  <w:abstractNum w:abstractNumId="5">
    <w:nsid w:val="2E3DA386"/>
    <w:multiLevelType w:val="singleLevel"/>
    <w:tmpl w:val="2E3DA386"/>
    <w:lvl w:ilvl="0" w:tentative="0">
      <w:start w:val="1"/>
      <w:numFmt w:val="bullet"/>
      <w:lvlText w:val=""/>
      <w:lvlJc w:val="left"/>
      <w:pPr>
        <w:ind w:left="420" w:hanging="420"/>
      </w:pPr>
      <w:rPr>
        <w:rFonts w:hint="default" w:ascii="Wingdings" w:hAnsi="Wingdings"/>
        <w:sz w:val="18"/>
      </w:rPr>
    </w:lvl>
  </w:abstractNum>
  <w:abstractNum w:abstractNumId="6">
    <w:nsid w:val="2FDAD7F6"/>
    <w:multiLevelType w:val="singleLevel"/>
    <w:tmpl w:val="2FDAD7F6"/>
    <w:lvl w:ilvl="0" w:tentative="0">
      <w:start w:val="1"/>
      <w:numFmt w:val="decimal"/>
      <w:pStyle w:val="36"/>
      <w:lvlText w:val="[%1]"/>
      <w:lvlJc w:val="left"/>
      <w:pPr>
        <w:tabs>
          <w:tab w:val="left" w:pos="312"/>
        </w:tabs>
      </w:pPr>
    </w:lvl>
  </w:abstractNum>
  <w:abstractNum w:abstractNumId="7">
    <w:nsid w:val="333ACDDF"/>
    <w:multiLevelType w:val="singleLevel"/>
    <w:tmpl w:val="333ACDDF"/>
    <w:lvl w:ilvl="0" w:tentative="0">
      <w:start w:val="1"/>
      <w:numFmt w:val="bullet"/>
      <w:lvlText w:val=""/>
      <w:lvlJc w:val="left"/>
      <w:pPr>
        <w:ind w:left="420" w:hanging="420"/>
      </w:pPr>
      <w:rPr>
        <w:rFonts w:hint="default" w:ascii="Wingdings" w:hAnsi="Wingdings"/>
        <w:sz w:val="18"/>
      </w:rPr>
    </w:lvl>
  </w:abstractNum>
  <w:abstractNum w:abstractNumId="8">
    <w:nsid w:val="398014DE"/>
    <w:multiLevelType w:val="multilevel"/>
    <w:tmpl w:val="398014DE"/>
    <w:lvl w:ilvl="0" w:tentative="0">
      <w:start w:val="1"/>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9">
    <w:nsid w:val="52C8E551"/>
    <w:multiLevelType w:val="singleLevel"/>
    <w:tmpl w:val="52C8E551"/>
    <w:lvl w:ilvl="0" w:tentative="0">
      <w:start w:val="1"/>
      <w:numFmt w:val="bullet"/>
      <w:lvlText w:val=""/>
      <w:lvlJc w:val="left"/>
      <w:pPr>
        <w:ind w:left="420" w:leftChars="0" w:hanging="420" w:firstLineChars="0"/>
      </w:pPr>
      <w:rPr>
        <w:rFonts w:hint="default" w:ascii="Wingdings" w:hAnsi="Wingdings"/>
        <w:sz w:val="18"/>
      </w:rPr>
    </w:lvl>
  </w:abstractNum>
  <w:abstractNum w:abstractNumId="10">
    <w:nsid w:val="57271D86"/>
    <w:multiLevelType w:val="multilevel"/>
    <w:tmpl w:val="57271D86"/>
    <w:lvl w:ilvl="0" w:tentative="0">
      <w:start w:val="3"/>
      <w:numFmt w:val="decimal"/>
      <w:lvlText w:val="%1."/>
      <w:lvlJc w:val="left"/>
      <w:pPr>
        <w:ind w:left="425" w:hanging="425"/>
      </w:pPr>
      <w:rPr>
        <w:rFonts w:hint="default"/>
      </w:rPr>
    </w:lvl>
    <w:lvl w:ilvl="1" w:tentative="0">
      <w:start w:val="1"/>
      <w:numFmt w:val="decimal"/>
      <w:lvlText w:val="%1.%2."/>
      <w:lvlJc w:val="left"/>
      <w:pPr>
        <w:ind w:left="0" w:leftChars="0" w:firstLine="0" w:firstLineChars="0"/>
      </w:pPr>
      <w:rPr>
        <w:rFonts w:hint="default"/>
      </w:rPr>
    </w:lvl>
    <w:lvl w:ilvl="2" w:tentative="0">
      <w:start w:val="1"/>
      <w:numFmt w:val="decimal"/>
      <w:lvlText w:val="%1.%2.%3."/>
      <w:lvlJc w:val="left"/>
      <w:pPr>
        <w:ind w:left="0" w:leftChars="0" w:firstLine="0" w:firstLineChars="0"/>
      </w:pPr>
      <w:rPr>
        <w:rFonts w:hint="default"/>
        <w:color w:val="auto"/>
      </w:rPr>
    </w:lvl>
    <w:lvl w:ilvl="3" w:tentative="0">
      <w:start w:val="1"/>
      <w:numFmt w:val="decimal"/>
      <w:lvlText w:val="%1.%2.%3.%4."/>
      <w:lvlJc w:val="left"/>
      <w:pPr>
        <w:ind w:left="850" w:hanging="850"/>
      </w:pPr>
      <w:rPr>
        <w:rFonts w:hint="default"/>
        <w:bCs/>
        <w:color w:val="000000" w:themeColor="text1"/>
        <w:sz w:val="28"/>
        <w14:textFill>
          <w14:solidFill>
            <w14:schemeClr w14:val="tx1"/>
          </w14:solidFill>
        </w14:textFill>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ascii="宋体" w:hAnsi="宋体" w:eastAsia="宋体" w:cs="宋体"/>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3"/>
      <w:numFmt w:val="decimal"/>
      <w:isLgl/>
      <w:lvlText w:val="%1.%2.%3.%4.%5.%6.%7.%8.%9."/>
      <w:lvlJc w:val="left"/>
      <w:pPr>
        <w:ind w:left="1558" w:hanging="1558"/>
      </w:pPr>
      <w:rPr>
        <w:rFonts w:hint="default" w:ascii="宋体" w:hAnsi="宋体" w:eastAsia="宋体" w:cs="宋体"/>
      </w:rPr>
    </w:lvl>
  </w:abstractNum>
  <w:abstractNum w:abstractNumId="11">
    <w:nsid w:val="5F712419"/>
    <w:multiLevelType w:val="singleLevel"/>
    <w:tmpl w:val="5F712419"/>
    <w:lvl w:ilvl="0" w:tentative="0">
      <w:start w:val="1"/>
      <w:numFmt w:val="bullet"/>
      <w:lvlText w:val=""/>
      <w:lvlJc w:val="left"/>
      <w:pPr>
        <w:tabs>
          <w:tab w:val="left" w:pos="840"/>
        </w:tabs>
        <w:ind w:left="1260" w:hanging="420"/>
      </w:pPr>
      <w:rPr>
        <w:rFonts w:hint="default" w:ascii="Wingdings" w:hAnsi="Wingdings"/>
        <w:sz w:val="18"/>
      </w:rPr>
    </w:lvl>
  </w:abstractNum>
  <w:abstractNum w:abstractNumId="12">
    <w:nsid w:val="6A309EAC"/>
    <w:multiLevelType w:val="singleLevel"/>
    <w:tmpl w:val="6A309EAC"/>
    <w:lvl w:ilvl="0" w:tentative="0">
      <w:start w:val="1"/>
      <w:numFmt w:val="bullet"/>
      <w:lvlText w:val=""/>
      <w:lvlJc w:val="left"/>
      <w:pPr>
        <w:ind w:left="420" w:leftChars="0" w:hanging="420" w:firstLineChars="0"/>
      </w:pPr>
      <w:rPr>
        <w:rFonts w:hint="default" w:ascii="Wingdings" w:hAnsi="Wingdings"/>
        <w:sz w:val="18"/>
      </w:rPr>
    </w:lvl>
  </w:abstractNum>
  <w:num w:numId="1">
    <w:abstractNumId w:val="6"/>
  </w:num>
  <w:num w:numId="2">
    <w:abstractNumId w:val="8"/>
  </w:num>
  <w:num w:numId="3">
    <w:abstractNumId w:val="2"/>
  </w:num>
  <w:num w:numId="4">
    <w:abstractNumId w:val="11"/>
  </w:num>
  <w:num w:numId="5">
    <w:abstractNumId w:val="1"/>
  </w:num>
  <w:num w:numId="6">
    <w:abstractNumId w:val="9"/>
  </w:num>
  <w:num w:numId="7">
    <w:abstractNumId w:val="12"/>
  </w:num>
  <w:num w:numId="8">
    <w:abstractNumId w:val="0"/>
  </w:num>
  <w:num w:numId="9">
    <w:abstractNumId w:val="5"/>
  </w:num>
  <w:num w:numId="10">
    <w:abstractNumId w:val="7"/>
  </w:num>
  <w:num w:numId="11">
    <w:abstractNumId w:val="3"/>
  </w:num>
  <w:num w:numId="12">
    <w:abstractNumId w:val="4"/>
  </w:num>
  <w:num w:numId="13">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积极勇敢有自信">
    <w15:presenceInfo w15:providerId="None" w15:userId="积极勇敢有自信"/>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6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7717C0"/>
    <w:rsid w:val="0003351D"/>
    <w:rsid w:val="00035C30"/>
    <w:rsid w:val="000532A0"/>
    <w:rsid w:val="00095307"/>
    <w:rsid w:val="000A4E22"/>
    <w:rsid w:val="000D498F"/>
    <w:rsid w:val="00137C8A"/>
    <w:rsid w:val="00197CA5"/>
    <w:rsid w:val="001B1AD1"/>
    <w:rsid w:val="001E3490"/>
    <w:rsid w:val="001E43E3"/>
    <w:rsid w:val="00205160"/>
    <w:rsid w:val="00262F46"/>
    <w:rsid w:val="002A141E"/>
    <w:rsid w:val="002A2EE2"/>
    <w:rsid w:val="002D77DB"/>
    <w:rsid w:val="00374700"/>
    <w:rsid w:val="003E6694"/>
    <w:rsid w:val="003F563C"/>
    <w:rsid w:val="00406084"/>
    <w:rsid w:val="0048076E"/>
    <w:rsid w:val="00536F2B"/>
    <w:rsid w:val="005A219C"/>
    <w:rsid w:val="005E3DC3"/>
    <w:rsid w:val="005E65CE"/>
    <w:rsid w:val="00600E3B"/>
    <w:rsid w:val="0068234E"/>
    <w:rsid w:val="006A0755"/>
    <w:rsid w:val="006C350E"/>
    <w:rsid w:val="0079145C"/>
    <w:rsid w:val="008450E3"/>
    <w:rsid w:val="008559E7"/>
    <w:rsid w:val="008564B7"/>
    <w:rsid w:val="00952A77"/>
    <w:rsid w:val="00955D23"/>
    <w:rsid w:val="009D75B6"/>
    <w:rsid w:val="00A167B9"/>
    <w:rsid w:val="00A6600E"/>
    <w:rsid w:val="00A813BE"/>
    <w:rsid w:val="00A96D26"/>
    <w:rsid w:val="00AB32FE"/>
    <w:rsid w:val="00B23737"/>
    <w:rsid w:val="00B4504C"/>
    <w:rsid w:val="00B95E37"/>
    <w:rsid w:val="00B9642B"/>
    <w:rsid w:val="00BC3412"/>
    <w:rsid w:val="00C26EBE"/>
    <w:rsid w:val="00C514EE"/>
    <w:rsid w:val="00C6606A"/>
    <w:rsid w:val="00C72E1D"/>
    <w:rsid w:val="00CD6C6C"/>
    <w:rsid w:val="00D02FAB"/>
    <w:rsid w:val="00D135A1"/>
    <w:rsid w:val="00D41DBB"/>
    <w:rsid w:val="00D87B02"/>
    <w:rsid w:val="00E253B0"/>
    <w:rsid w:val="00FE6813"/>
    <w:rsid w:val="02017479"/>
    <w:rsid w:val="022E6257"/>
    <w:rsid w:val="02DD05FC"/>
    <w:rsid w:val="03BC725D"/>
    <w:rsid w:val="04615D53"/>
    <w:rsid w:val="05A92D8E"/>
    <w:rsid w:val="05C54514"/>
    <w:rsid w:val="068F3663"/>
    <w:rsid w:val="069E745F"/>
    <w:rsid w:val="06A34F14"/>
    <w:rsid w:val="06A426A3"/>
    <w:rsid w:val="07E125CE"/>
    <w:rsid w:val="08DD2BFA"/>
    <w:rsid w:val="09783B2E"/>
    <w:rsid w:val="09BB210B"/>
    <w:rsid w:val="09C96AEF"/>
    <w:rsid w:val="09FA2CB0"/>
    <w:rsid w:val="09FA7720"/>
    <w:rsid w:val="0A694300"/>
    <w:rsid w:val="0A883B2D"/>
    <w:rsid w:val="0ACA5202"/>
    <w:rsid w:val="0BDF7F14"/>
    <w:rsid w:val="0C495111"/>
    <w:rsid w:val="0CC424A5"/>
    <w:rsid w:val="0CE86CD0"/>
    <w:rsid w:val="0CF272A9"/>
    <w:rsid w:val="0D815E60"/>
    <w:rsid w:val="0DC713E5"/>
    <w:rsid w:val="0E311059"/>
    <w:rsid w:val="0EA000EC"/>
    <w:rsid w:val="0EAA351E"/>
    <w:rsid w:val="0EC969D1"/>
    <w:rsid w:val="0F946A78"/>
    <w:rsid w:val="0FC71A98"/>
    <w:rsid w:val="108A2474"/>
    <w:rsid w:val="10DD50AF"/>
    <w:rsid w:val="11480CCC"/>
    <w:rsid w:val="114C4231"/>
    <w:rsid w:val="13224CFC"/>
    <w:rsid w:val="138633A6"/>
    <w:rsid w:val="13921DC8"/>
    <w:rsid w:val="1503389A"/>
    <w:rsid w:val="15121CC7"/>
    <w:rsid w:val="153D4CD7"/>
    <w:rsid w:val="16B965DF"/>
    <w:rsid w:val="16C652E7"/>
    <w:rsid w:val="174669BC"/>
    <w:rsid w:val="17825960"/>
    <w:rsid w:val="17DA4A5F"/>
    <w:rsid w:val="17F74188"/>
    <w:rsid w:val="18375B2E"/>
    <w:rsid w:val="189850FE"/>
    <w:rsid w:val="19AC7BCB"/>
    <w:rsid w:val="19B17A41"/>
    <w:rsid w:val="19C55185"/>
    <w:rsid w:val="1A0E6614"/>
    <w:rsid w:val="1AC4344A"/>
    <w:rsid w:val="1BDE7C98"/>
    <w:rsid w:val="1BF26FCE"/>
    <w:rsid w:val="1C535BE8"/>
    <w:rsid w:val="1CCA153F"/>
    <w:rsid w:val="1D724738"/>
    <w:rsid w:val="1DE228BA"/>
    <w:rsid w:val="1ED80A68"/>
    <w:rsid w:val="1F061249"/>
    <w:rsid w:val="1F51532D"/>
    <w:rsid w:val="1FD81610"/>
    <w:rsid w:val="216E32E3"/>
    <w:rsid w:val="230703E6"/>
    <w:rsid w:val="23475E03"/>
    <w:rsid w:val="236478D2"/>
    <w:rsid w:val="23973171"/>
    <w:rsid w:val="25AB6FAD"/>
    <w:rsid w:val="26000498"/>
    <w:rsid w:val="26E4308A"/>
    <w:rsid w:val="27C37CA2"/>
    <w:rsid w:val="2876003D"/>
    <w:rsid w:val="28DF0B9D"/>
    <w:rsid w:val="2A4862A9"/>
    <w:rsid w:val="2B112AD2"/>
    <w:rsid w:val="2BEA55EB"/>
    <w:rsid w:val="2BF64687"/>
    <w:rsid w:val="2C410BAD"/>
    <w:rsid w:val="2C5615C8"/>
    <w:rsid w:val="2D4E4DBA"/>
    <w:rsid w:val="2D8D2D7E"/>
    <w:rsid w:val="2E5C472D"/>
    <w:rsid w:val="2E785C55"/>
    <w:rsid w:val="2EB021A6"/>
    <w:rsid w:val="2ECB1A8A"/>
    <w:rsid w:val="30A03E69"/>
    <w:rsid w:val="30FD09E8"/>
    <w:rsid w:val="31192675"/>
    <w:rsid w:val="315B2B1F"/>
    <w:rsid w:val="32211541"/>
    <w:rsid w:val="32B77BA3"/>
    <w:rsid w:val="33987EE3"/>
    <w:rsid w:val="33F92393"/>
    <w:rsid w:val="34497951"/>
    <w:rsid w:val="34526057"/>
    <w:rsid w:val="34752511"/>
    <w:rsid w:val="34AA5B88"/>
    <w:rsid w:val="34CA7F9C"/>
    <w:rsid w:val="34EB1FE5"/>
    <w:rsid w:val="35432692"/>
    <w:rsid w:val="36274EBB"/>
    <w:rsid w:val="3631157E"/>
    <w:rsid w:val="36712C85"/>
    <w:rsid w:val="36E063BF"/>
    <w:rsid w:val="376134D1"/>
    <w:rsid w:val="37761087"/>
    <w:rsid w:val="37BA648F"/>
    <w:rsid w:val="37CB1876"/>
    <w:rsid w:val="37DD41E0"/>
    <w:rsid w:val="380339C3"/>
    <w:rsid w:val="383C3B07"/>
    <w:rsid w:val="39856D8B"/>
    <w:rsid w:val="398F5688"/>
    <w:rsid w:val="39DD3F1A"/>
    <w:rsid w:val="3A3A2895"/>
    <w:rsid w:val="3A73433C"/>
    <w:rsid w:val="3AD1678A"/>
    <w:rsid w:val="3AD25968"/>
    <w:rsid w:val="3B083BF4"/>
    <w:rsid w:val="3BB27CF0"/>
    <w:rsid w:val="3C4F69FB"/>
    <w:rsid w:val="3CC81056"/>
    <w:rsid w:val="3CDE1CFD"/>
    <w:rsid w:val="3D0B6B21"/>
    <w:rsid w:val="3D1A69A2"/>
    <w:rsid w:val="3D5324D5"/>
    <w:rsid w:val="3EAE0EEB"/>
    <w:rsid w:val="3EE4099B"/>
    <w:rsid w:val="3EFF7C2E"/>
    <w:rsid w:val="3F6C50B0"/>
    <w:rsid w:val="407176EE"/>
    <w:rsid w:val="42A6083D"/>
    <w:rsid w:val="42CD61D3"/>
    <w:rsid w:val="42F95BBB"/>
    <w:rsid w:val="443B71EF"/>
    <w:rsid w:val="44B247F8"/>
    <w:rsid w:val="4504721B"/>
    <w:rsid w:val="4606139E"/>
    <w:rsid w:val="464B03E7"/>
    <w:rsid w:val="48073683"/>
    <w:rsid w:val="48E94252"/>
    <w:rsid w:val="490C04CC"/>
    <w:rsid w:val="49431DC2"/>
    <w:rsid w:val="49914393"/>
    <w:rsid w:val="4BA319CF"/>
    <w:rsid w:val="4C36368C"/>
    <w:rsid w:val="4CBD5E9A"/>
    <w:rsid w:val="4D61283B"/>
    <w:rsid w:val="4D9C5D37"/>
    <w:rsid w:val="4DB2594E"/>
    <w:rsid w:val="4E3E6DEE"/>
    <w:rsid w:val="4E516306"/>
    <w:rsid w:val="4E670B09"/>
    <w:rsid w:val="4E87691A"/>
    <w:rsid w:val="4E884CC1"/>
    <w:rsid w:val="4EB62AD4"/>
    <w:rsid w:val="4ECB0EF7"/>
    <w:rsid w:val="4EE70CA7"/>
    <w:rsid w:val="4EF92E4C"/>
    <w:rsid w:val="4F11263C"/>
    <w:rsid w:val="4FBA06E5"/>
    <w:rsid w:val="4FDE25D1"/>
    <w:rsid w:val="50895B55"/>
    <w:rsid w:val="50F6531B"/>
    <w:rsid w:val="518B1268"/>
    <w:rsid w:val="51954DE5"/>
    <w:rsid w:val="52253A71"/>
    <w:rsid w:val="528F3FAF"/>
    <w:rsid w:val="52BB4C20"/>
    <w:rsid w:val="537717C0"/>
    <w:rsid w:val="539772D2"/>
    <w:rsid w:val="53BE39DF"/>
    <w:rsid w:val="54180AC5"/>
    <w:rsid w:val="54B604B2"/>
    <w:rsid w:val="55C809EF"/>
    <w:rsid w:val="561E176A"/>
    <w:rsid w:val="56EB3F83"/>
    <w:rsid w:val="56FA77B5"/>
    <w:rsid w:val="57477817"/>
    <w:rsid w:val="57DB4F4E"/>
    <w:rsid w:val="58302B4D"/>
    <w:rsid w:val="58A0569A"/>
    <w:rsid w:val="58A92A19"/>
    <w:rsid w:val="58CF3F20"/>
    <w:rsid w:val="591E7A48"/>
    <w:rsid w:val="593C319A"/>
    <w:rsid w:val="599E3ADB"/>
    <w:rsid w:val="5A072800"/>
    <w:rsid w:val="5A717730"/>
    <w:rsid w:val="5AEE08E4"/>
    <w:rsid w:val="5AF5778B"/>
    <w:rsid w:val="5B2E1D3E"/>
    <w:rsid w:val="5B303AE6"/>
    <w:rsid w:val="5B7B5F8C"/>
    <w:rsid w:val="5BCA360B"/>
    <w:rsid w:val="5CBD4BD7"/>
    <w:rsid w:val="5DDE4DC3"/>
    <w:rsid w:val="5FD541FF"/>
    <w:rsid w:val="5FE91807"/>
    <w:rsid w:val="602E0DC2"/>
    <w:rsid w:val="61552C68"/>
    <w:rsid w:val="61723186"/>
    <w:rsid w:val="62221135"/>
    <w:rsid w:val="649E3C9F"/>
    <w:rsid w:val="65422660"/>
    <w:rsid w:val="66116DCF"/>
    <w:rsid w:val="664A4766"/>
    <w:rsid w:val="6716230D"/>
    <w:rsid w:val="67D82F00"/>
    <w:rsid w:val="686A57F4"/>
    <w:rsid w:val="6877395F"/>
    <w:rsid w:val="69035C8F"/>
    <w:rsid w:val="6A0D4404"/>
    <w:rsid w:val="6A5D5102"/>
    <w:rsid w:val="6A6517A9"/>
    <w:rsid w:val="6A800652"/>
    <w:rsid w:val="6A835003"/>
    <w:rsid w:val="6B1316B3"/>
    <w:rsid w:val="6B9106CF"/>
    <w:rsid w:val="6B9A58F8"/>
    <w:rsid w:val="6B9E7877"/>
    <w:rsid w:val="6B9F6288"/>
    <w:rsid w:val="6CB87914"/>
    <w:rsid w:val="6D6E5A65"/>
    <w:rsid w:val="6EB72210"/>
    <w:rsid w:val="6EF278D5"/>
    <w:rsid w:val="6F473F0D"/>
    <w:rsid w:val="6F6443E9"/>
    <w:rsid w:val="6F946904"/>
    <w:rsid w:val="6FA05CB2"/>
    <w:rsid w:val="6FC56E2E"/>
    <w:rsid w:val="71975F6C"/>
    <w:rsid w:val="719D7CB5"/>
    <w:rsid w:val="71B4732B"/>
    <w:rsid w:val="71E82C9B"/>
    <w:rsid w:val="720566B3"/>
    <w:rsid w:val="728E7483"/>
    <w:rsid w:val="72AC7C6E"/>
    <w:rsid w:val="72E54D74"/>
    <w:rsid w:val="736E3270"/>
    <w:rsid w:val="74244FC4"/>
    <w:rsid w:val="74654888"/>
    <w:rsid w:val="74887EF3"/>
    <w:rsid w:val="749E7744"/>
    <w:rsid w:val="74B9554F"/>
    <w:rsid w:val="758177B4"/>
    <w:rsid w:val="7589083B"/>
    <w:rsid w:val="77C031ED"/>
    <w:rsid w:val="77E677D8"/>
    <w:rsid w:val="78225B57"/>
    <w:rsid w:val="7824006C"/>
    <w:rsid w:val="784047BA"/>
    <w:rsid w:val="785261FE"/>
    <w:rsid w:val="78B75B50"/>
    <w:rsid w:val="79CF69D2"/>
    <w:rsid w:val="7AE375FD"/>
    <w:rsid w:val="7B190E1F"/>
    <w:rsid w:val="7B9B0192"/>
    <w:rsid w:val="7BDF725C"/>
    <w:rsid w:val="7C0D3C45"/>
    <w:rsid w:val="7D104A9D"/>
    <w:rsid w:val="7D9D68F7"/>
    <w:rsid w:val="7DAE2D99"/>
    <w:rsid w:val="7ED731D8"/>
    <w:rsid w:val="7FDA2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044" w:firstLineChars="200"/>
      <w:jc w:val="both"/>
    </w:pPr>
    <w:rPr>
      <w:rFonts w:ascii="Calibri" w:hAnsi="Calibri" w:eastAsia="宋体" w:cs="Times New Roman"/>
      <w:kern w:val="2"/>
      <w:sz w:val="28"/>
      <w:szCs w:val="21"/>
      <w:lang w:val="en-US" w:eastAsia="zh-CN" w:bidi="ar-SA"/>
    </w:rPr>
  </w:style>
  <w:style w:type="paragraph" w:styleId="2">
    <w:name w:val="heading 1"/>
    <w:basedOn w:val="1"/>
    <w:next w:val="1"/>
    <w:qFormat/>
    <w:uiPriority w:val="9"/>
    <w:pPr>
      <w:keepNext/>
      <w:keepLines/>
      <w:spacing w:before="340" w:after="330" w:line="240" w:lineRule="auto"/>
      <w:ind w:firstLine="0" w:firstLineChars="0"/>
      <w:outlineLvl w:val="0"/>
    </w:pPr>
    <w:rPr>
      <w:b/>
      <w:bCs/>
      <w:kern w:val="44"/>
      <w:sz w:val="44"/>
      <w:szCs w:val="44"/>
    </w:rPr>
  </w:style>
  <w:style w:type="paragraph" w:styleId="3">
    <w:name w:val="heading 2"/>
    <w:basedOn w:val="1"/>
    <w:next w:val="1"/>
    <w:unhideWhenUsed/>
    <w:qFormat/>
    <w:uiPriority w:val="0"/>
    <w:pPr>
      <w:keepNext/>
      <w:keepLines/>
      <w:spacing w:before="260" w:after="260" w:line="413" w:lineRule="auto"/>
      <w:ind w:firstLine="0" w:firstLineChars="0"/>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240" w:lineRule="auto"/>
      <w:ind w:firstLine="0" w:firstLineChars="0"/>
      <w:outlineLvl w:val="2"/>
    </w:pPr>
    <w:rPr>
      <w:b/>
      <w:sz w:val="32"/>
    </w:rPr>
  </w:style>
  <w:style w:type="paragraph" w:styleId="5">
    <w:name w:val="heading 4"/>
    <w:basedOn w:val="1"/>
    <w:next w:val="1"/>
    <w:link w:val="37"/>
    <w:unhideWhenUsed/>
    <w:qFormat/>
    <w:uiPriority w:val="0"/>
    <w:pPr>
      <w:keepNext/>
      <w:keepLines/>
      <w:spacing w:before="50" w:beforeLines="50" w:line="240" w:lineRule="auto"/>
      <w:ind w:left="0" w:leftChars="0" w:firstLine="0" w:firstLineChars="0"/>
      <w:jc w:val="left"/>
      <w:outlineLvl w:val="3"/>
    </w:pPr>
    <w:rPr>
      <w:rFonts w:ascii="Times New Roman" w:hAnsi="Times New Roman"/>
      <w:b/>
    </w:rPr>
  </w:style>
  <w:style w:type="paragraph" w:styleId="6">
    <w:name w:val="heading 5"/>
    <w:basedOn w:val="1"/>
    <w:next w:val="1"/>
    <w:link w:val="39"/>
    <w:unhideWhenUsed/>
    <w:qFormat/>
    <w:uiPriority w:val="0"/>
    <w:pPr>
      <w:keepNext/>
      <w:keepLines/>
      <w:spacing w:beforeLines="0" w:beforeAutospacing="0" w:afterLines="0" w:afterAutospacing="0" w:line="240" w:lineRule="auto"/>
      <w:ind w:firstLine="0" w:firstLineChars="0"/>
      <w:outlineLvl w:val="9"/>
    </w:p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24">
    <w:name w:val="Default Paragraph Font"/>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8">
    <w:name w:val="table of authorities"/>
    <w:basedOn w:val="1"/>
    <w:next w:val="1"/>
    <w:qFormat/>
    <w:uiPriority w:val="0"/>
    <w:pPr>
      <w:ind w:left="420" w:leftChars="200"/>
    </w:pPr>
  </w:style>
  <w:style w:type="paragraph" w:styleId="9">
    <w:name w:val="Note Heading"/>
    <w:basedOn w:val="1"/>
    <w:next w:val="1"/>
    <w:qFormat/>
    <w:uiPriority w:val="0"/>
    <w:pPr>
      <w:jc w:val="center"/>
    </w:pPr>
  </w:style>
  <w:style w:type="paragraph" w:styleId="10">
    <w:name w:val="caption"/>
    <w:basedOn w:val="1"/>
    <w:next w:val="1"/>
    <w:unhideWhenUsed/>
    <w:qFormat/>
    <w:uiPriority w:val="0"/>
    <w:pPr>
      <w:ind w:firstLine="0" w:firstLineChars="0"/>
      <w:jc w:val="center"/>
    </w:pPr>
    <w:rPr>
      <w:rFonts w:ascii="Arial" w:hAnsi="Arial" w:eastAsia="黑体"/>
      <w:sz w:val="18"/>
    </w:rPr>
  </w:style>
  <w:style w:type="paragraph" w:styleId="11">
    <w:name w:val="toa heading"/>
    <w:basedOn w:val="1"/>
    <w:next w:val="1"/>
    <w:qFormat/>
    <w:uiPriority w:val="0"/>
    <w:pPr>
      <w:spacing w:before="120" w:beforeLines="0" w:beforeAutospacing="0"/>
    </w:pPr>
    <w:rPr>
      <w:rFonts w:ascii="Arial" w:hAnsi="Arial"/>
      <w:sz w:val="24"/>
    </w:rPr>
  </w:style>
  <w:style w:type="paragraph" w:styleId="12">
    <w:name w:val="annotation text"/>
    <w:basedOn w:val="1"/>
    <w:link w:val="31"/>
    <w:qFormat/>
    <w:uiPriority w:val="0"/>
    <w:pPr>
      <w:jc w:val="left"/>
    </w:pPr>
  </w:style>
  <w:style w:type="paragraph" w:styleId="13">
    <w:name w:val="toc 3"/>
    <w:basedOn w:val="1"/>
    <w:next w:val="1"/>
    <w:qFormat/>
    <w:uiPriority w:val="0"/>
    <w:pPr>
      <w:ind w:left="840" w:leftChars="400"/>
    </w:pPr>
    <w:rPr>
      <w:sz w:val="21"/>
    </w:rPr>
  </w:style>
  <w:style w:type="paragraph" w:styleId="14">
    <w:name w:val="Balloon Text"/>
    <w:basedOn w:val="1"/>
    <w:link w:val="33"/>
    <w:qFormat/>
    <w:uiPriority w:val="0"/>
    <w:rPr>
      <w:sz w:val="18"/>
      <w:szCs w:val="18"/>
    </w:rPr>
  </w:style>
  <w:style w:type="paragraph" w:styleId="15">
    <w:name w:val="footer"/>
    <w:basedOn w:val="1"/>
    <w:link w:val="30"/>
    <w:qFormat/>
    <w:uiPriority w:val="0"/>
    <w:pPr>
      <w:tabs>
        <w:tab w:val="center" w:pos="4153"/>
        <w:tab w:val="right" w:pos="8306"/>
      </w:tabs>
      <w:snapToGrid w:val="0"/>
      <w:jc w:val="left"/>
    </w:pPr>
    <w:rPr>
      <w:sz w:val="18"/>
      <w:szCs w:val="18"/>
    </w:rPr>
  </w:style>
  <w:style w:type="paragraph" w:styleId="16">
    <w:name w:val="header"/>
    <w:basedOn w:val="1"/>
    <w:link w:val="29"/>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widowControl/>
      <w:spacing w:after="100" w:line="259" w:lineRule="auto"/>
      <w:jc w:val="left"/>
    </w:pPr>
    <w:rPr>
      <w:rFonts w:asciiTheme="minorHAnsi" w:hAnsiTheme="minorHAnsi"/>
      <w:kern w:val="0"/>
      <w:sz w:val="21"/>
      <w:szCs w:val="22"/>
    </w:rPr>
  </w:style>
  <w:style w:type="paragraph" w:styleId="18">
    <w:name w:val="footnote text"/>
    <w:basedOn w:val="1"/>
    <w:qFormat/>
    <w:uiPriority w:val="0"/>
    <w:pPr>
      <w:snapToGrid w:val="0"/>
      <w:jc w:val="left"/>
    </w:pPr>
    <w:rPr>
      <w:sz w:val="18"/>
    </w:rPr>
  </w:style>
  <w:style w:type="paragraph" w:styleId="19">
    <w:name w:val="toc 2"/>
    <w:basedOn w:val="1"/>
    <w:next w:val="1"/>
    <w:unhideWhenUsed/>
    <w:qFormat/>
    <w:uiPriority w:val="39"/>
    <w:pPr>
      <w:widowControl/>
      <w:spacing w:after="100" w:line="259" w:lineRule="auto"/>
      <w:ind w:left="220"/>
      <w:jc w:val="left"/>
    </w:pPr>
    <w:rPr>
      <w:rFonts w:asciiTheme="minorHAnsi" w:hAnsiTheme="minorHAnsi"/>
      <w:kern w:val="0"/>
      <w:sz w:val="21"/>
      <w:szCs w:val="22"/>
    </w:rPr>
  </w:style>
  <w:style w:type="paragraph" w:styleId="20">
    <w:name w:val="Normal (Web)"/>
    <w:basedOn w:val="1"/>
    <w:qFormat/>
    <w:uiPriority w:val="0"/>
    <w:pPr>
      <w:keepNext w:val="0"/>
      <w:keepLines w:val="0"/>
      <w:widowControl w:val="0"/>
      <w:suppressLineNumbers w:val="0"/>
      <w:spacing w:before="0" w:beforeAutospacing="0" w:after="0" w:afterAutospacing="0"/>
      <w:ind w:left="0" w:right="0"/>
      <w:jc w:val="both"/>
    </w:pPr>
    <w:rPr>
      <w:rFonts w:hint="default" w:ascii="Calibri" w:hAnsi="Calibri" w:eastAsia="宋体" w:cs="Times New Roman"/>
      <w:kern w:val="2"/>
      <w:sz w:val="24"/>
      <w:szCs w:val="21"/>
      <w:lang w:val="en-US" w:eastAsia="zh-CN" w:bidi="ar"/>
    </w:rPr>
  </w:style>
  <w:style w:type="paragraph" w:styleId="21">
    <w:name w:val="annotation subject"/>
    <w:basedOn w:val="12"/>
    <w:next w:val="12"/>
    <w:link w:val="32"/>
    <w:qFormat/>
    <w:uiPriority w:val="0"/>
    <w:rPr>
      <w:b/>
      <w:bCs/>
    </w:rPr>
  </w:style>
  <w:style w:type="table" w:styleId="23">
    <w:name w:val="Table Grid"/>
    <w:basedOn w:val="22"/>
    <w:qFormat/>
    <w:uiPriority w:val="99"/>
    <w:pPr>
      <w:widowControl w:val="0"/>
      <w:jc w:val="both"/>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basedOn w:val="24"/>
    <w:qFormat/>
    <w:uiPriority w:val="0"/>
    <w:rPr>
      <w:rFonts w:ascii="Calibri" w:hAnsi="Calibri" w:eastAsia="宋体"/>
      <w:b/>
      <w:sz w:val="28"/>
    </w:rPr>
  </w:style>
  <w:style w:type="character" w:styleId="26">
    <w:name w:val="annotation reference"/>
    <w:basedOn w:val="24"/>
    <w:qFormat/>
    <w:uiPriority w:val="0"/>
    <w:rPr>
      <w:sz w:val="21"/>
      <w:szCs w:val="21"/>
    </w:rPr>
  </w:style>
  <w:style w:type="character" w:styleId="27">
    <w:name w:val="footnote reference"/>
    <w:basedOn w:val="24"/>
    <w:qFormat/>
    <w:uiPriority w:val="0"/>
    <w:rPr>
      <w:vertAlign w:val="superscript"/>
    </w:rPr>
  </w:style>
  <w:style w:type="paragraph" w:customStyle="1" w:styleId="28">
    <w:name w:val="表单内容"/>
    <w:basedOn w:val="1"/>
    <w:next w:val="1"/>
    <w:qFormat/>
    <w:uiPriority w:val="0"/>
    <w:pPr>
      <w:ind w:firstLine="0" w:firstLineChars="0"/>
      <w:jc w:val="left"/>
    </w:pPr>
    <w:rPr>
      <w:rFonts w:asciiTheme="minorAscii" w:hAnsiTheme="minorAscii"/>
      <w:sz w:val="18"/>
      <w:szCs w:val="22"/>
    </w:rPr>
  </w:style>
  <w:style w:type="character" w:customStyle="1" w:styleId="29">
    <w:name w:val="页眉 字符"/>
    <w:basedOn w:val="24"/>
    <w:link w:val="16"/>
    <w:qFormat/>
    <w:uiPriority w:val="0"/>
    <w:rPr>
      <w:rFonts w:ascii="Calibri" w:hAnsi="Calibri"/>
      <w:kern w:val="2"/>
      <w:sz w:val="18"/>
      <w:szCs w:val="18"/>
    </w:rPr>
  </w:style>
  <w:style w:type="character" w:customStyle="1" w:styleId="30">
    <w:name w:val="页脚 字符"/>
    <w:basedOn w:val="24"/>
    <w:link w:val="15"/>
    <w:qFormat/>
    <w:uiPriority w:val="0"/>
    <w:rPr>
      <w:rFonts w:ascii="Calibri" w:hAnsi="Calibri"/>
      <w:kern w:val="2"/>
      <w:sz w:val="18"/>
      <w:szCs w:val="18"/>
    </w:rPr>
  </w:style>
  <w:style w:type="character" w:customStyle="1" w:styleId="31">
    <w:name w:val="批注文字 字符"/>
    <w:basedOn w:val="24"/>
    <w:link w:val="12"/>
    <w:qFormat/>
    <w:uiPriority w:val="0"/>
    <w:rPr>
      <w:rFonts w:ascii="Calibri" w:hAnsi="Calibri"/>
      <w:kern w:val="2"/>
      <w:sz w:val="21"/>
      <w:szCs w:val="21"/>
    </w:rPr>
  </w:style>
  <w:style w:type="character" w:customStyle="1" w:styleId="32">
    <w:name w:val="批注主题 字符"/>
    <w:basedOn w:val="31"/>
    <w:link w:val="21"/>
    <w:qFormat/>
    <w:uiPriority w:val="0"/>
    <w:rPr>
      <w:rFonts w:ascii="Calibri" w:hAnsi="Calibri"/>
      <w:b/>
      <w:bCs/>
      <w:kern w:val="2"/>
      <w:sz w:val="21"/>
      <w:szCs w:val="21"/>
    </w:rPr>
  </w:style>
  <w:style w:type="character" w:customStyle="1" w:styleId="33">
    <w:name w:val="批注框文本 字符"/>
    <w:basedOn w:val="24"/>
    <w:link w:val="14"/>
    <w:qFormat/>
    <w:uiPriority w:val="0"/>
    <w:rPr>
      <w:rFonts w:ascii="Calibri" w:hAnsi="Calibri"/>
      <w:kern w:val="2"/>
      <w:sz w:val="18"/>
      <w:szCs w:val="18"/>
    </w:rPr>
  </w:style>
  <w:style w:type="paragraph" w:customStyle="1" w:styleId="34">
    <w:name w:val="表单项"/>
    <w:qFormat/>
    <w:uiPriority w:val="0"/>
    <w:rPr>
      <w:rFonts w:ascii="Times New Roman" w:hAnsi="Times New Roman" w:eastAsia="宋体" w:cs="Times New Roman"/>
      <w:sz w:val="21"/>
      <w:lang w:val="en-US" w:eastAsia="zh-CN" w:bidi="ar-SA"/>
    </w:rPr>
  </w:style>
  <w:style w:type="paragraph" w:customStyle="1" w:styleId="35">
    <w:name w:val="图表头"/>
    <w:basedOn w:val="1"/>
    <w:qFormat/>
    <w:uiPriority w:val="0"/>
    <w:pPr>
      <w:ind w:firstLine="0" w:firstLineChars="0"/>
      <w:jc w:val="center"/>
    </w:pPr>
    <w:rPr>
      <w:b/>
      <w:sz w:val="21"/>
    </w:rPr>
  </w:style>
  <w:style w:type="paragraph" w:customStyle="1" w:styleId="36">
    <w:name w:val="参考文献"/>
    <w:basedOn w:val="1"/>
    <w:qFormat/>
    <w:uiPriority w:val="0"/>
    <w:pPr>
      <w:numPr>
        <w:ilvl w:val="0"/>
        <w:numId w:val="1"/>
      </w:numPr>
      <w:jc w:val="left"/>
    </w:pPr>
    <w:rPr>
      <w:rFonts w:hint="eastAsia"/>
      <w:sz w:val="24"/>
    </w:rPr>
  </w:style>
  <w:style w:type="character" w:customStyle="1" w:styleId="37">
    <w:name w:val="标题 4 Char"/>
    <w:link w:val="5"/>
    <w:qFormat/>
    <w:uiPriority w:val="0"/>
    <w:rPr>
      <w:rFonts w:ascii="Times New Roman" w:hAnsi="Times New Roman" w:eastAsia="宋体"/>
      <w:b/>
    </w:rPr>
  </w:style>
  <w:style w:type="paragraph" w:customStyle="1" w:styleId="38">
    <w:name w:val="TBD"/>
    <w:basedOn w:val="1"/>
    <w:next w:val="1"/>
    <w:qFormat/>
    <w:uiPriority w:val="0"/>
    <w:pPr>
      <w:spacing w:before="150" w:beforeLines="150" w:after="150" w:afterLines="150" w:line="360" w:lineRule="auto"/>
      <w:ind w:firstLine="0" w:firstLineChars="0"/>
      <w:jc w:val="center"/>
      <w:outlineLvl w:val="0"/>
    </w:pPr>
    <w:rPr>
      <w:rFonts w:ascii="Times New Roman" w:hAnsi="Times New Roman" w:eastAsia="等线 Light"/>
      <w:b/>
      <w:sz w:val="84"/>
    </w:rPr>
  </w:style>
  <w:style w:type="character" w:customStyle="1" w:styleId="39">
    <w:name w:val="标题 5 Char"/>
    <w:link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5" Type="http://schemas.microsoft.com/office/2011/relationships/people" Target="people.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8170E8-831B-46D2-B556-7FC5226D4E0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85</Pages>
  <Words>15533</Words>
  <Characters>20705</Characters>
  <Lines>94</Lines>
  <Paragraphs>26</Paragraphs>
  <TotalTime>345</TotalTime>
  <ScaleCrop>false</ScaleCrop>
  <LinksUpToDate>false</LinksUpToDate>
  <CharactersWithSpaces>21291</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2021-05-09T02:53:00Z</dcterms:created>
  <dc:creator>建昭</dc:creator>
  <cp:lastModifiedBy>Aaron</cp:lastModifiedBy>
  <dcterms:modified xsi:type="dcterms:W3CDTF">2023-03-22T13:13:35Z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D9D5287E589B457A9F6B8C0A8DC7088D</vt:lpwstr>
  </property>
</Properties>
</file>