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8"/>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8"/>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8"/>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21522"/>
      <w:bookmarkStart w:id="1" w:name="_Toc6221"/>
      <w:r>
        <w:rPr>
          <w:rFonts w:hint="eastAsia"/>
          <w:color w:val="000000" w:themeColor="text1"/>
          <w14:textFill>
            <w14:solidFill>
              <w14:schemeClr w14:val="tx1"/>
            </w14:solidFill>
          </w14:textFill>
        </w:rPr>
        <w:t>版本历史</w:t>
      </w:r>
      <w:bookmarkEnd w:id="0"/>
      <w:bookmarkEnd w:id="1"/>
    </w:p>
    <w:p>
      <w:pPr>
        <w:pStyle w:val="35"/>
        <w:ind w:firstLine="420"/>
      </w:pPr>
      <w:r>
        <w:rPr>
          <w:rFonts w:hint="eastAsia"/>
        </w:rPr>
        <w:t>表</w:t>
      </w:r>
      <w:r>
        <w:t>1</w:t>
      </w:r>
      <w:r>
        <w:rPr>
          <w:rFonts w:hint="eastAsia"/>
        </w:rPr>
        <w:t xml:space="preserve"> 版本历史</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bookmarkStart w:id="3" w:name="_Toc14601"/>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bookmarkStart w:id="110" w:name="_GoBack"/>
            <w:bookmarkEnd w:id="110"/>
          </w:p>
        </w:tc>
      </w:tr>
    </w:tbl>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5"/>
        <w:ind w:firstLine="420"/>
      </w:pPr>
      <w:r>
        <w:rPr>
          <w:rFonts w:hint="eastAsia"/>
        </w:rPr>
        <w:t>表</w:t>
      </w:r>
      <w:r>
        <w:t>2</w:t>
      </w:r>
      <w:r>
        <w:rPr>
          <w:rFonts w:hint="eastAsia"/>
        </w:rPr>
        <w:t xml:space="preserve"> 更改列表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numPr>
          <w:ilvl w:val="1"/>
          <w:numId w:val="3"/>
        </w:numPr>
        <w:bidi w:val="0"/>
        <w:ind w:left="567" w:leftChars="0" w:hanging="567" w:firstLineChars="0"/>
      </w:pPr>
      <w:bookmarkStart w:id="6" w:name="_Toc16060"/>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7344"/>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344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rPr>
                <w:rFonts w:hint="default"/>
                <w:b/>
                <w:bCs/>
                <w:lang w:val="en-US" w:eastAsia="zh-CN"/>
              </w:rPr>
            </w:pPr>
            <w:r>
              <w:rPr>
                <w:rFonts w:hint="eastAsia"/>
                <w:b/>
                <w:bCs/>
                <w:lang w:val="en-US" w:eastAsia="zh-CN"/>
              </w:rPr>
              <w:t>缩写</w:t>
            </w:r>
          </w:p>
        </w:tc>
        <w:tc>
          <w:tcPr>
            <w:tcW w:w="6647" w:type="dxa"/>
          </w:tcPr>
          <w:p>
            <w:pPr>
              <w:pStyle w:val="34"/>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HTML</w:t>
            </w:r>
          </w:p>
        </w:tc>
        <w:tc>
          <w:tcPr>
            <w:tcW w:w="6647" w:type="dxa"/>
          </w:tcPr>
          <w:p>
            <w:pPr>
              <w:pStyle w:val="34"/>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HTTP</w:t>
            </w:r>
          </w:p>
        </w:tc>
        <w:tc>
          <w:tcPr>
            <w:tcW w:w="6647" w:type="dxa"/>
          </w:tcPr>
          <w:p>
            <w:pPr>
              <w:pStyle w:val="34"/>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IEEE</w:t>
            </w:r>
          </w:p>
        </w:tc>
        <w:tc>
          <w:tcPr>
            <w:tcW w:w="6647" w:type="dxa"/>
          </w:tcPr>
          <w:p>
            <w:pPr>
              <w:pStyle w:val="34"/>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JDBC</w:t>
            </w:r>
          </w:p>
        </w:tc>
        <w:tc>
          <w:tcPr>
            <w:tcW w:w="6647" w:type="dxa"/>
          </w:tcPr>
          <w:p>
            <w:pPr>
              <w:pStyle w:val="34"/>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SQL</w:t>
            </w:r>
          </w:p>
        </w:tc>
        <w:tc>
          <w:tcPr>
            <w:tcW w:w="6647" w:type="dxa"/>
          </w:tcPr>
          <w:p>
            <w:pPr>
              <w:pStyle w:val="34"/>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UC</w:t>
            </w:r>
          </w:p>
        </w:tc>
        <w:tc>
          <w:tcPr>
            <w:tcW w:w="6647" w:type="dxa"/>
          </w:tcPr>
          <w:p>
            <w:pPr>
              <w:pStyle w:val="34"/>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PC</w:t>
            </w:r>
          </w:p>
        </w:tc>
        <w:tc>
          <w:tcPr>
            <w:tcW w:w="6647" w:type="dxa"/>
          </w:tcPr>
          <w:p>
            <w:pPr>
              <w:pStyle w:val="34"/>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6"/>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4654"/>
      <w:bookmarkStart w:id="21" w:name="_Toc1468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8706"/>
      <w:bookmarkStart w:id="23" w:name="_Toc13724"/>
      <w:r>
        <w:rPr>
          <w:rFonts w:hint="eastAsia"/>
          <w:color w:val="000000" w:themeColor="text1"/>
          <w14:textFill>
            <w14:solidFill>
              <w14:schemeClr w14:val="tx1"/>
            </w14:solidFill>
          </w14:textFill>
        </w:rPr>
        <w:t>人员分工</w:t>
      </w:r>
      <w:bookmarkEnd w:id="22"/>
      <w:bookmarkEnd w:id="23"/>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3"/>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7"/>
        <w:gridCol w:w="5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pct"/>
            <w:vAlign w:val="top"/>
          </w:tcPr>
          <w:p>
            <w:pPr>
              <w:pStyle w:val="35"/>
              <w:bidi w:val="0"/>
            </w:pPr>
            <w:r>
              <w:rPr>
                <w:rFonts w:hint="eastAsia"/>
              </w:rPr>
              <w:t>组员</w:t>
            </w:r>
          </w:p>
        </w:tc>
        <w:tc>
          <w:tcPr>
            <w:tcW w:w="3211" w:type="pct"/>
            <w:vAlign w:val="top"/>
          </w:tcPr>
          <w:p>
            <w:pPr>
              <w:pStyle w:val="35"/>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pct"/>
            <w:vAlign w:val="center"/>
          </w:tcPr>
          <w:p>
            <w:pPr>
              <w:pStyle w:val="34"/>
              <w:bidi w:val="0"/>
              <w:jc w:val="center"/>
              <w:rPr>
                <w:rFonts w:hint="default"/>
                <w:lang w:val="en-US" w:eastAsia="zh-CN"/>
              </w:rPr>
            </w:pPr>
            <w:r>
              <w:rPr>
                <w:rFonts w:hint="eastAsia"/>
                <w:lang w:val="en-US" w:eastAsia="zh-CN"/>
              </w:rPr>
              <w:t>赵士行</w:t>
            </w:r>
          </w:p>
        </w:tc>
        <w:tc>
          <w:tcPr>
            <w:tcW w:w="3211" w:type="pct"/>
            <w:vAlign w:val="top"/>
          </w:tcPr>
          <w:p>
            <w:pPr>
              <w:pStyle w:val="34"/>
              <w:bidi w:val="0"/>
              <w:rPr>
                <w:rFonts w:hint="eastAsia"/>
                <w:lang w:val="en-US" w:eastAsia="zh-CN"/>
              </w:rPr>
            </w:pPr>
            <w:r>
              <w:rPr>
                <w:rFonts w:hint="eastAsia"/>
                <w:lang w:val="en-US" w:eastAsia="zh-CN"/>
              </w:rPr>
              <w:t>消息是否已读反馈</w:t>
            </w:r>
          </w:p>
          <w:p>
            <w:pPr>
              <w:pStyle w:val="34"/>
              <w:bidi w:val="0"/>
              <w:rPr>
                <w:rFonts w:hint="eastAsia"/>
                <w:lang w:val="en-US" w:eastAsia="zh-CN"/>
              </w:rPr>
            </w:pPr>
            <w:r>
              <w:rPr>
                <w:rFonts w:hint="eastAsia"/>
                <w:lang w:val="en-US" w:eastAsia="zh-CN"/>
              </w:rPr>
              <w:t>服务单转发</w:t>
            </w:r>
          </w:p>
          <w:p>
            <w:pPr>
              <w:pStyle w:val="34"/>
              <w:bidi w:val="0"/>
              <w:rPr>
                <w:rFonts w:hint="eastAsia"/>
                <w:lang w:val="en-US" w:eastAsia="zh-CN"/>
              </w:rPr>
            </w:pPr>
            <w:r>
              <w:rPr>
                <w:rFonts w:hint="eastAsia"/>
                <w:lang w:val="en-US" w:eastAsia="zh-CN"/>
              </w:rPr>
              <w:t>搜索客服评价</w:t>
            </w:r>
          </w:p>
          <w:p>
            <w:pPr>
              <w:pStyle w:val="34"/>
              <w:bidi w:val="0"/>
              <w:rPr>
                <w:rFonts w:hint="eastAsia"/>
                <w:lang w:val="en-US" w:eastAsia="zh-CN"/>
              </w:rPr>
            </w:pPr>
            <w:r>
              <w:rPr>
                <w:rFonts w:hint="eastAsia"/>
                <w:lang w:val="en-US" w:eastAsia="zh-CN"/>
              </w:rPr>
              <w:t>查看评价详情</w:t>
            </w:r>
          </w:p>
          <w:p>
            <w:pPr>
              <w:pStyle w:val="34"/>
              <w:bidi w:val="0"/>
              <w:rPr>
                <w:rFonts w:hint="eastAsia"/>
                <w:lang w:val="en-US" w:eastAsia="zh-CN"/>
              </w:rPr>
            </w:pPr>
            <w:r>
              <w:rPr>
                <w:rFonts w:hint="eastAsia"/>
                <w:lang w:val="en-US" w:eastAsia="zh-CN"/>
              </w:rPr>
              <w:t>查看综合评价</w:t>
            </w:r>
          </w:p>
          <w:p>
            <w:pPr>
              <w:pStyle w:val="34"/>
              <w:bidi w:val="0"/>
              <w:rPr>
                <w:rFonts w:hint="eastAsia"/>
                <w:lang w:val="en-US" w:eastAsia="zh-CN"/>
              </w:rPr>
            </w:pPr>
            <w:r>
              <w:rPr>
                <w:rFonts w:hint="eastAsia"/>
                <w:lang w:val="en-US" w:eastAsia="zh-CN"/>
              </w:rPr>
              <w:t>添加问题类型</w:t>
            </w:r>
          </w:p>
          <w:p>
            <w:pPr>
              <w:pStyle w:val="34"/>
              <w:bidi w:val="0"/>
              <w:rPr>
                <w:rFonts w:hint="eastAsia"/>
                <w:lang w:val="en-US" w:eastAsia="zh-CN"/>
              </w:rPr>
            </w:pPr>
            <w:r>
              <w:rPr>
                <w:rFonts w:hint="eastAsia"/>
                <w:lang w:val="en-US" w:eastAsia="zh-CN"/>
              </w:rPr>
              <w:t>删除问题类型</w:t>
            </w:r>
          </w:p>
          <w:p>
            <w:pPr>
              <w:pStyle w:val="34"/>
              <w:bidi w:val="0"/>
              <w:rPr>
                <w:rFonts w:hint="eastAsia"/>
                <w:lang w:val="en-US" w:eastAsia="zh-CN"/>
              </w:rPr>
            </w:pPr>
            <w:r>
              <w:rPr>
                <w:rFonts w:hint="eastAsia"/>
                <w:lang w:val="en-US" w:eastAsia="zh-CN"/>
              </w:rPr>
              <w:t>搜索问题类型</w:t>
            </w:r>
          </w:p>
          <w:p>
            <w:pPr>
              <w:pStyle w:val="34"/>
              <w:bidi w:val="0"/>
              <w:rPr>
                <w:rFonts w:hint="eastAsia"/>
                <w:lang w:val="en-US" w:eastAsia="zh-CN"/>
              </w:rPr>
            </w:pPr>
            <w:r>
              <w:rPr>
                <w:rFonts w:hint="eastAsia"/>
                <w:lang w:val="en-US" w:eastAsia="zh-CN"/>
              </w:rPr>
              <w:t>修改问题类型</w:t>
            </w:r>
          </w:p>
          <w:p>
            <w:pPr>
              <w:pStyle w:val="34"/>
              <w:bidi w:val="0"/>
              <w:rPr>
                <w:rFonts w:hint="eastAsia"/>
                <w:lang w:val="en-US" w:eastAsia="zh-CN"/>
              </w:rPr>
            </w:pPr>
            <w:r>
              <w:rPr>
                <w:rFonts w:hint="eastAsia"/>
                <w:lang w:val="en-US" w:eastAsia="zh-CN"/>
              </w:rPr>
              <w:t>搜索投诉</w:t>
            </w:r>
          </w:p>
          <w:p>
            <w:pPr>
              <w:pStyle w:val="34"/>
              <w:bidi w:val="0"/>
              <w:rPr>
                <w:rFonts w:hint="eastAsia"/>
                <w:lang w:val="en-US" w:eastAsia="zh-CN"/>
              </w:rPr>
            </w:pPr>
            <w:r>
              <w:rPr>
                <w:rFonts w:hint="eastAsia"/>
                <w:lang w:val="en-US" w:eastAsia="zh-CN"/>
              </w:rPr>
              <w:t>删除投诉</w:t>
            </w:r>
          </w:p>
          <w:p>
            <w:pPr>
              <w:pStyle w:val="34"/>
              <w:bidi w:val="0"/>
              <w:rPr>
                <w:rFonts w:hint="eastAsia"/>
                <w:lang w:val="en-US" w:eastAsia="zh-CN"/>
              </w:rPr>
            </w:pPr>
            <w:r>
              <w:rPr>
                <w:rFonts w:hint="eastAsia"/>
                <w:lang w:val="en-US" w:eastAsia="zh-CN"/>
              </w:rPr>
              <w:t>查看投诉</w:t>
            </w:r>
          </w:p>
          <w:p>
            <w:pPr>
              <w:pStyle w:val="34"/>
              <w:bidi w:val="0"/>
              <w:rPr>
                <w:rFonts w:hint="eastAsia"/>
                <w:lang w:val="en-US" w:eastAsia="zh-CN"/>
              </w:rPr>
            </w:pPr>
            <w:r>
              <w:rPr>
                <w:rFonts w:hint="eastAsia"/>
                <w:lang w:val="en-US" w:eastAsia="zh-CN"/>
              </w:rPr>
              <w:t>搜索入驻申请</w:t>
            </w:r>
          </w:p>
          <w:p>
            <w:pPr>
              <w:pStyle w:val="34"/>
              <w:bidi w:val="0"/>
              <w:rPr>
                <w:rFonts w:hint="eastAsia"/>
                <w:lang w:val="en-US" w:eastAsia="zh-CN"/>
              </w:rPr>
            </w:pPr>
            <w:r>
              <w:rPr>
                <w:rFonts w:hint="eastAsia"/>
                <w:lang w:val="en-US" w:eastAsia="zh-CN"/>
              </w:rPr>
              <w:t>同意入驻申请</w:t>
            </w:r>
          </w:p>
          <w:p>
            <w:pPr>
              <w:pStyle w:val="34"/>
              <w:bidi w:val="0"/>
              <w:rPr>
                <w:rFonts w:hint="eastAsia"/>
                <w:lang w:val="en-US" w:eastAsia="zh-CN"/>
              </w:rPr>
            </w:pPr>
            <w:r>
              <w:rPr>
                <w:rFonts w:hint="eastAsia"/>
                <w:lang w:val="en-US" w:eastAsia="zh-CN"/>
              </w:rPr>
              <w:t>驳回入驻申请</w:t>
            </w:r>
          </w:p>
          <w:p>
            <w:pPr>
              <w:pStyle w:val="34"/>
              <w:bidi w:val="0"/>
              <w:rPr>
                <w:rFonts w:hint="eastAsia"/>
                <w:lang w:val="en-US" w:eastAsia="zh-CN"/>
              </w:rPr>
            </w:pPr>
            <w:r>
              <w:rPr>
                <w:rFonts w:hint="eastAsia"/>
                <w:lang w:val="en-US" w:eastAsia="zh-CN"/>
              </w:rPr>
              <w:t>搜索客服</w:t>
            </w:r>
          </w:p>
          <w:p>
            <w:pPr>
              <w:pStyle w:val="34"/>
              <w:bidi w:val="0"/>
              <w:rPr>
                <w:rFonts w:hint="eastAsia"/>
                <w:lang w:val="en-US" w:eastAsia="zh-CN"/>
              </w:rPr>
            </w:pPr>
            <w:r>
              <w:rPr>
                <w:rFonts w:hint="eastAsia"/>
                <w:lang w:val="en-US" w:eastAsia="zh-CN"/>
              </w:rPr>
              <w:t>添加客服</w:t>
            </w:r>
          </w:p>
          <w:p>
            <w:pPr>
              <w:pStyle w:val="34"/>
              <w:bidi w:val="0"/>
              <w:rPr>
                <w:rFonts w:hint="eastAsia"/>
                <w:lang w:val="en-US" w:eastAsia="zh-CN"/>
              </w:rPr>
            </w:pPr>
            <w:r>
              <w:rPr>
                <w:rFonts w:hint="eastAsia"/>
                <w:lang w:val="en-US" w:eastAsia="zh-CN"/>
              </w:rPr>
              <w:t>注销客服</w:t>
            </w:r>
          </w:p>
          <w:p>
            <w:pPr>
              <w:pStyle w:val="34"/>
              <w:bidi w:val="0"/>
              <w:rPr>
                <w:rFonts w:hint="eastAsia"/>
                <w:lang w:val="en-US" w:eastAsia="zh-CN"/>
              </w:rPr>
            </w:pPr>
            <w:r>
              <w:rPr>
                <w:rFonts w:hint="eastAsia"/>
                <w:lang w:val="en-US" w:eastAsia="zh-CN"/>
              </w:rPr>
              <w:t>重置客服密码</w:t>
            </w:r>
          </w:p>
          <w:p>
            <w:pPr>
              <w:pStyle w:val="34"/>
              <w:bidi w:val="0"/>
              <w:rPr>
                <w:rFonts w:hint="eastAsia"/>
                <w:lang w:val="en-US" w:eastAsia="zh-CN"/>
              </w:rPr>
            </w:pPr>
            <w:r>
              <w:rPr>
                <w:rFonts w:hint="eastAsia"/>
                <w:lang w:val="en-US" w:eastAsia="zh-CN"/>
              </w:rPr>
              <w:t>切换客服状态</w:t>
            </w:r>
          </w:p>
          <w:p>
            <w:pPr>
              <w:pStyle w:val="34"/>
              <w:bidi w:val="0"/>
              <w:rPr>
                <w:rFonts w:hint="eastAsia"/>
                <w:lang w:val="en-US" w:eastAsia="zh-CN"/>
              </w:rPr>
            </w:pPr>
            <w:r>
              <w:rPr>
                <w:rFonts w:hint="eastAsia"/>
                <w:lang w:val="en-US" w:eastAsia="zh-CN"/>
              </w:rPr>
              <w:t>搜索企业</w:t>
            </w:r>
          </w:p>
          <w:p>
            <w:pPr>
              <w:pStyle w:val="34"/>
              <w:bidi w:val="0"/>
              <w:rPr>
                <w:rFonts w:hint="eastAsia"/>
                <w:lang w:val="en-US" w:eastAsia="zh-CN"/>
              </w:rPr>
            </w:pPr>
            <w:r>
              <w:rPr>
                <w:rFonts w:hint="eastAsia"/>
                <w:lang w:val="en-US" w:eastAsia="zh-CN"/>
              </w:rPr>
              <w:t>添加企业</w:t>
            </w:r>
          </w:p>
          <w:p>
            <w:pPr>
              <w:pStyle w:val="34"/>
              <w:bidi w:val="0"/>
              <w:rPr>
                <w:rFonts w:hint="eastAsia"/>
                <w:lang w:val="en-US" w:eastAsia="zh-CN"/>
              </w:rPr>
            </w:pPr>
            <w:r>
              <w:rPr>
                <w:rFonts w:hint="eastAsia"/>
                <w:lang w:val="en-US" w:eastAsia="zh-CN"/>
              </w:rPr>
              <w:t>注销企业</w:t>
            </w:r>
          </w:p>
          <w:p>
            <w:pPr>
              <w:pStyle w:val="34"/>
              <w:bidi w:val="0"/>
              <w:rPr>
                <w:rFonts w:hint="eastAsia"/>
                <w:lang w:val="en-US" w:eastAsia="zh-CN"/>
              </w:rPr>
            </w:pPr>
            <w:r>
              <w:rPr>
                <w:rFonts w:hint="eastAsia"/>
                <w:lang w:val="en-US" w:eastAsia="zh-CN"/>
              </w:rPr>
              <w:t>重置企业密码</w:t>
            </w:r>
          </w:p>
          <w:p>
            <w:pPr>
              <w:pStyle w:val="34"/>
              <w:bidi w:val="0"/>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pct"/>
            <w:vAlign w:val="center"/>
          </w:tcPr>
          <w:p>
            <w:pPr>
              <w:pStyle w:val="34"/>
              <w:bidi w:val="0"/>
              <w:jc w:val="center"/>
              <w:rPr>
                <w:rFonts w:hint="eastAsia"/>
                <w:lang w:val="en-US" w:eastAsia="zh-CN"/>
              </w:rPr>
            </w:pPr>
            <w:r>
              <w:rPr>
                <w:rFonts w:hint="eastAsia"/>
                <w:lang w:val="en-US" w:eastAsia="zh-CN"/>
              </w:rPr>
              <w:t>姜山</w:t>
            </w:r>
          </w:p>
        </w:tc>
        <w:tc>
          <w:tcPr>
            <w:tcW w:w="3211" w:type="pct"/>
            <w:vAlign w:val="top"/>
          </w:tcPr>
          <w:p>
            <w:pPr>
              <w:pStyle w:val="34"/>
              <w:bidi w:val="0"/>
              <w:rPr>
                <w:rFonts w:hint="eastAsia"/>
                <w:lang w:val="en-US" w:eastAsia="zh-CN"/>
              </w:rPr>
            </w:pPr>
            <w:r>
              <w:rPr>
                <w:rFonts w:hint="eastAsia"/>
                <w:lang w:val="en-US" w:eastAsia="zh-CN"/>
              </w:rPr>
              <w:t>申请服务单</w:t>
            </w:r>
          </w:p>
          <w:p>
            <w:pPr>
              <w:pStyle w:val="34"/>
              <w:bidi w:val="0"/>
              <w:rPr>
                <w:rFonts w:hint="eastAsia"/>
                <w:lang w:val="en-US" w:eastAsia="zh-CN"/>
              </w:rPr>
            </w:pPr>
            <w:r>
              <w:rPr>
                <w:rFonts w:hint="eastAsia"/>
                <w:lang w:val="en-US" w:eastAsia="zh-CN"/>
              </w:rPr>
              <w:t>提交服务单</w:t>
            </w:r>
          </w:p>
          <w:p>
            <w:pPr>
              <w:pStyle w:val="34"/>
              <w:bidi w:val="0"/>
              <w:rPr>
                <w:rFonts w:hint="eastAsia"/>
                <w:lang w:val="en-US" w:eastAsia="zh-CN"/>
              </w:rPr>
            </w:pPr>
            <w:r>
              <w:rPr>
                <w:rFonts w:hint="eastAsia"/>
                <w:lang w:val="en-US" w:eastAsia="zh-CN"/>
              </w:rPr>
              <w:t>关闭服务单</w:t>
            </w:r>
          </w:p>
          <w:p>
            <w:pPr>
              <w:pStyle w:val="34"/>
              <w:bidi w:val="0"/>
              <w:rPr>
                <w:rFonts w:hint="eastAsia"/>
                <w:lang w:val="en-US" w:eastAsia="zh-CN"/>
              </w:rPr>
            </w:pPr>
            <w:r>
              <w:rPr>
                <w:rFonts w:hint="eastAsia"/>
                <w:lang w:val="en-US" w:eastAsia="zh-CN"/>
              </w:rPr>
              <w:t>重开服务单</w:t>
            </w:r>
          </w:p>
          <w:p>
            <w:pPr>
              <w:pStyle w:val="34"/>
              <w:bidi w:val="0"/>
              <w:rPr>
                <w:rFonts w:hint="eastAsia"/>
                <w:lang w:val="en-US" w:eastAsia="zh-CN"/>
              </w:rPr>
            </w:pPr>
            <w:r>
              <w:rPr>
                <w:rFonts w:hint="eastAsia"/>
                <w:lang w:val="en-US" w:eastAsia="zh-CN"/>
              </w:rPr>
              <w:t>删除服务单</w:t>
            </w:r>
          </w:p>
          <w:p>
            <w:pPr>
              <w:pStyle w:val="34"/>
              <w:bidi w:val="0"/>
              <w:rPr>
                <w:rFonts w:hint="eastAsia"/>
                <w:lang w:val="en-US" w:eastAsia="zh-CN"/>
              </w:rPr>
            </w:pPr>
            <w:r>
              <w:rPr>
                <w:rFonts w:hint="eastAsia"/>
                <w:lang w:val="en-US" w:eastAsia="zh-CN"/>
              </w:rPr>
              <w:t>选择问题类型</w:t>
            </w:r>
          </w:p>
          <w:p>
            <w:pPr>
              <w:pStyle w:val="34"/>
              <w:bidi w:val="0"/>
              <w:rPr>
                <w:rFonts w:hint="eastAsia"/>
                <w:lang w:val="en-US" w:eastAsia="zh-CN"/>
              </w:rPr>
            </w:pPr>
            <w:r>
              <w:rPr>
                <w:rFonts w:hint="eastAsia"/>
                <w:lang w:val="en-US" w:eastAsia="zh-CN"/>
              </w:rPr>
              <w:t>发送消息</w:t>
            </w:r>
          </w:p>
          <w:p>
            <w:pPr>
              <w:pStyle w:val="34"/>
              <w:bidi w:val="0"/>
              <w:rPr>
                <w:rFonts w:hint="eastAsia"/>
                <w:lang w:val="en-US" w:eastAsia="zh-CN"/>
              </w:rPr>
            </w:pPr>
            <w:r>
              <w:rPr>
                <w:rFonts w:hint="eastAsia"/>
                <w:lang w:val="en-US" w:eastAsia="zh-CN"/>
              </w:rPr>
              <w:t>服务评价</w:t>
            </w:r>
          </w:p>
          <w:p>
            <w:pPr>
              <w:pStyle w:val="34"/>
              <w:bidi w:val="0"/>
              <w:rPr>
                <w:rFonts w:hint="eastAsia"/>
                <w:lang w:val="en-US" w:eastAsia="zh-CN"/>
              </w:rPr>
            </w:pPr>
            <w:r>
              <w:rPr>
                <w:rFonts w:hint="eastAsia"/>
                <w:lang w:val="en-US" w:eastAsia="zh-CN"/>
              </w:rPr>
              <w:t>投诉服务</w:t>
            </w:r>
          </w:p>
          <w:p>
            <w:pPr>
              <w:pStyle w:val="34"/>
              <w:bidi w:val="0"/>
              <w:rPr>
                <w:rFonts w:hint="eastAsia"/>
                <w:lang w:val="en-US" w:eastAsia="zh-CN"/>
              </w:rPr>
            </w:pPr>
            <w:r>
              <w:rPr>
                <w:rFonts w:hint="eastAsia"/>
                <w:lang w:val="en-US" w:eastAsia="zh-CN"/>
              </w:rPr>
              <w:t>企业入驻申请</w:t>
            </w:r>
          </w:p>
          <w:p>
            <w:pPr>
              <w:pStyle w:val="34"/>
              <w:bidi w:val="0"/>
              <w:rPr>
                <w:rFonts w:hint="eastAsia"/>
                <w:lang w:val="en-US" w:eastAsia="zh-CN"/>
              </w:rPr>
            </w:pPr>
            <w:r>
              <w:rPr>
                <w:rFonts w:hint="eastAsia"/>
                <w:lang w:val="en-US" w:eastAsia="zh-CN"/>
              </w:rPr>
              <w:t>发送消息</w:t>
            </w:r>
          </w:p>
          <w:p>
            <w:pPr>
              <w:pStyle w:val="34"/>
              <w:bidi w:val="0"/>
              <w:rPr>
                <w:rFonts w:hint="eastAsia"/>
                <w:lang w:val="en-US" w:eastAsia="zh-CN"/>
              </w:rPr>
            </w:pPr>
            <w:r>
              <w:rPr>
                <w:rFonts w:hint="eastAsia"/>
                <w:lang w:val="en-US" w:eastAsia="zh-CN"/>
              </w:rPr>
              <w:t>查看日志</w:t>
            </w:r>
          </w:p>
          <w:p>
            <w:pPr>
              <w:pStyle w:val="34"/>
              <w:bidi w:val="0"/>
              <w:rPr>
                <w:rFonts w:hint="eastAsia"/>
                <w:lang w:val="en-US" w:eastAsia="zh-CN"/>
              </w:rPr>
            </w:pPr>
            <w:r>
              <w:rPr>
                <w:rFonts w:hint="eastAsia"/>
                <w:lang w:val="en-US" w:eastAsia="zh-CN"/>
              </w:rPr>
              <w:t>自定义角色</w:t>
            </w:r>
          </w:p>
          <w:p>
            <w:pPr>
              <w:pStyle w:val="34"/>
              <w:bidi w:val="0"/>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28382"/>
      <w:bookmarkStart w:id="29" w:name="_Toc3166"/>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11527"/>
      <w:bookmarkStart w:id="33" w:name="_Toc26880"/>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17546"/>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5"/>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827"/>
      <w:bookmarkStart w:id="37" w:name="_Toc1929"/>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2173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numPr>
          <w:ilvl w:val="2"/>
          <w:numId w:val="2"/>
        </w:numPr>
        <w:bidi w:val="0"/>
        <w:ind w:left="709" w:leftChars="0" w:hanging="709" w:firstLineChars="0"/>
      </w:pPr>
      <w:bookmarkStart w:id="40" w:name="_Toc9254"/>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24839"/>
      <w:bookmarkStart w:id="43" w:name="_Toc6606"/>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numPr>
          <w:ilvl w:val="3"/>
          <w:numId w:val="2"/>
        </w:numPr>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numPr>
          <w:ilvl w:val="3"/>
          <w:numId w:val="2"/>
        </w:numPr>
        <w:bidi w:val="0"/>
        <w:rPr>
          <w:rFonts w:hint="default"/>
          <w:lang w:val="en-US" w:eastAsia="zh-CN"/>
        </w:rPr>
      </w:pPr>
      <w:r>
        <w:rPr>
          <w:rFonts w:hint="eastAsia"/>
          <w:lang w:val="en-US" w:eastAsia="zh-CN"/>
        </w:rPr>
        <w:t>投诉服务</w:t>
      </w:r>
    </w:p>
    <w:p>
      <w:pPr>
        <w:pStyle w:val="5"/>
        <w:numPr>
          <w:ilvl w:val="3"/>
          <w:numId w:val="2"/>
        </w:numPr>
        <w:bidi w:val="0"/>
        <w:rPr>
          <w:rFonts w:hint="default"/>
          <w:lang w:val="en-US" w:eastAsia="zh-CN"/>
        </w:rPr>
      </w:pPr>
      <w:r>
        <w:rPr>
          <w:rFonts w:hint="eastAsia"/>
          <w:lang w:val="en-US" w:eastAsia="zh-CN"/>
        </w:rPr>
        <w:t>消息是否已读反馈</w:t>
      </w:r>
    </w:p>
    <w:p>
      <w:pPr>
        <w:rPr>
          <w:rFonts w:hint="default"/>
          <w:lang w:val="en-US" w:eastAsia="zh-CN"/>
        </w:rPr>
      </w:pPr>
    </w:p>
    <w:p>
      <w:pPr>
        <w:pStyle w:val="5"/>
        <w:numPr>
          <w:ilvl w:val="3"/>
          <w:numId w:val="2"/>
        </w:numPr>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numPr>
          <w:ilvl w:val="3"/>
          <w:numId w:val="2"/>
        </w:numPr>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rPr>
          <w:rFonts w:hint="default"/>
          <w:lang w:val="en-US" w:eastAsia="zh-CN"/>
        </w:rPr>
      </w:pPr>
      <w:r>
        <w:rPr>
          <w:rFonts w:hint="eastAsia"/>
          <w:lang w:val="en-US" w:eastAsia="zh-CN"/>
        </w:rPr>
        <w:t>问题类型管理</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ind w:left="850" w:leftChars="0" w:hanging="850" w:firstLineChars="0"/>
        <w:rPr>
          <w:rFonts w:hint="default"/>
          <w:lang w:val="en-US" w:eastAsia="zh-CN"/>
        </w:rPr>
      </w:pPr>
      <w:r>
        <w:rPr>
          <w:rFonts w:hint="eastAsia"/>
          <w:lang w:val="en-US" w:eastAsia="zh-CN"/>
        </w:rPr>
        <w:t>自定义角色</w:t>
      </w:r>
    </w:p>
    <w:p>
      <w:pPr>
        <w:rPr>
          <w:rFonts w:hint="default"/>
          <w:lang w:val="en-US" w:eastAsia="zh-CN"/>
        </w:rPr>
      </w:pPr>
      <w:r>
        <w:rPr>
          <w:rFonts w:hint="eastAsia"/>
          <w:lang w:val="en-US" w:eastAsia="zh-CN"/>
        </w:rPr>
        <w:t>企业设置员工角色，用于分部门管理服务单。</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numPr>
          <w:ilvl w:val="3"/>
          <w:numId w:val="2"/>
        </w:numPr>
        <w:bidi w:val="0"/>
        <w:ind w:left="850" w:leftChars="0" w:hanging="850" w:firstLineChars="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numPr>
          <w:ilvl w:val="3"/>
          <w:numId w:val="2"/>
        </w:numPr>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numPr>
          <w:ilvl w:val="3"/>
          <w:numId w:val="2"/>
        </w:numPr>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numPr>
          <w:ilvl w:val="3"/>
          <w:numId w:val="2"/>
        </w:numPr>
        <w:bidi w:val="0"/>
        <w:rPr>
          <w:rFonts w:hint="default"/>
          <w:lang w:val="en-US" w:eastAsia="zh-CN"/>
        </w:rPr>
      </w:pPr>
      <w:r>
        <w:rPr>
          <w:rFonts w:hint="eastAsia"/>
          <w:lang w:val="en-US" w:eastAsia="zh-CN"/>
        </w:rPr>
        <w:t>服务单转发</w:t>
      </w:r>
    </w:p>
    <w:p>
      <w:pPr>
        <w:rPr>
          <w:rFonts w:hint="default"/>
          <w:lang w:val="en-US" w:eastAsia="zh-CN"/>
        </w:rPr>
      </w:pPr>
      <w:r>
        <w:rPr>
          <w:rFonts w:hint="eastAsia"/>
          <w:lang w:val="en-US" w:eastAsia="zh-CN"/>
        </w:rPr>
        <w:t>员工在无法解决问题时将问题转发到其他部门。</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4"/>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911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8697"/>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2615"/>
      <w:bookmarkStart w:id="62" w:name="_Toc11190"/>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7986"/>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2281"/>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7092"/>
      <w:bookmarkStart w:id="70" w:name="_Toc26343"/>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5"/>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4"/>
              <w:widowControl w:val="0"/>
              <w:bidi w:val="0"/>
              <w:jc w:val="center"/>
              <w:rPr>
                <w:b/>
                <w:bCs/>
              </w:rPr>
            </w:pPr>
            <w:r>
              <w:rPr>
                <w:rFonts w:hint="eastAsia"/>
                <w:b/>
                <w:bCs/>
              </w:rPr>
              <w:t>名称</w:t>
            </w:r>
          </w:p>
        </w:tc>
        <w:tc>
          <w:tcPr>
            <w:tcW w:w="654" w:type="dxa"/>
            <w:vAlign w:val="center"/>
          </w:tcPr>
          <w:p>
            <w:pPr>
              <w:pStyle w:val="34"/>
              <w:widowControl w:val="0"/>
              <w:bidi w:val="0"/>
              <w:jc w:val="center"/>
              <w:rPr>
                <w:b/>
                <w:bCs/>
              </w:rPr>
            </w:pPr>
            <w:r>
              <w:rPr>
                <w:rFonts w:hint="eastAsia"/>
                <w:b/>
                <w:bCs/>
              </w:rPr>
              <w:t>类型</w:t>
            </w:r>
          </w:p>
        </w:tc>
        <w:tc>
          <w:tcPr>
            <w:tcW w:w="405" w:type="dxa"/>
            <w:vAlign w:val="center"/>
          </w:tcPr>
          <w:p>
            <w:pPr>
              <w:pStyle w:val="34"/>
              <w:widowControl w:val="0"/>
              <w:bidi w:val="0"/>
              <w:jc w:val="center"/>
              <w:rPr>
                <w:b/>
                <w:bCs/>
              </w:rPr>
            </w:pPr>
            <w:r>
              <w:rPr>
                <w:rFonts w:hint="eastAsia"/>
                <w:b/>
                <w:bCs/>
              </w:rPr>
              <w:t>精度</w:t>
            </w:r>
          </w:p>
        </w:tc>
        <w:tc>
          <w:tcPr>
            <w:tcW w:w="663" w:type="dxa"/>
            <w:vAlign w:val="center"/>
          </w:tcPr>
          <w:p>
            <w:pPr>
              <w:pStyle w:val="34"/>
              <w:widowControl w:val="0"/>
              <w:bidi w:val="0"/>
              <w:jc w:val="center"/>
              <w:rPr>
                <w:b/>
                <w:bCs/>
              </w:rPr>
            </w:pPr>
            <w:r>
              <w:rPr>
                <w:rFonts w:hint="eastAsia"/>
                <w:b/>
                <w:bCs/>
              </w:rPr>
              <w:t>有效范围</w:t>
            </w:r>
          </w:p>
        </w:tc>
        <w:tc>
          <w:tcPr>
            <w:tcW w:w="2052" w:type="dxa"/>
            <w:vAlign w:val="center"/>
          </w:tcPr>
          <w:p>
            <w:pPr>
              <w:pStyle w:val="34"/>
              <w:widowControl w:val="0"/>
              <w:bidi w:val="0"/>
              <w:jc w:val="center"/>
              <w:rPr>
                <w:b/>
                <w:bCs/>
              </w:rPr>
            </w:pPr>
            <w:r>
              <w:rPr>
                <w:rFonts w:hint="eastAsia"/>
                <w:b/>
                <w:bCs/>
              </w:rPr>
              <w:t>格式</w:t>
            </w:r>
          </w:p>
        </w:tc>
        <w:tc>
          <w:tcPr>
            <w:tcW w:w="698" w:type="dxa"/>
            <w:vAlign w:val="center"/>
          </w:tcPr>
          <w:p>
            <w:pPr>
              <w:pStyle w:val="34"/>
              <w:widowControl w:val="0"/>
              <w:bidi w:val="0"/>
              <w:jc w:val="center"/>
              <w:rPr>
                <w:b/>
                <w:bCs/>
              </w:rPr>
            </w:pPr>
            <w:r>
              <w:rPr>
                <w:rFonts w:hint="eastAsia"/>
                <w:b/>
                <w:bCs/>
              </w:rPr>
              <w:t>长度限制</w:t>
            </w:r>
          </w:p>
        </w:tc>
        <w:tc>
          <w:tcPr>
            <w:tcW w:w="776" w:type="dxa"/>
            <w:vAlign w:val="center"/>
          </w:tcPr>
          <w:p>
            <w:pPr>
              <w:pStyle w:val="34"/>
              <w:widowControl w:val="0"/>
              <w:bidi w:val="0"/>
              <w:jc w:val="center"/>
              <w:rPr>
                <w:b/>
                <w:bCs/>
              </w:rPr>
            </w:pPr>
            <w:r>
              <w:rPr>
                <w:rFonts w:hint="eastAsia"/>
                <w:b/>
                <w:bCs/>
              </w:rPr>
              <w:t>度量单位</w:t>
            </w:r>
          </w:p>
        </w:tc>
        <w:tc>
          <w:tcPr>
            <w:tcW w:w="431" w:type="dxa"/>
            <w:vAlign w:val="center"/>
          </w:tcPr>
          <w:p>
            <w:pPr>
              <w:pStyle w:val="34"/>
              <w:widowControl w:val="0"/>
              <w:bidi w:val="0"/>
              <w:jc w:val="center"/>
              <w:rPr>
                <w:b/>
                <w:bCs/>
              </w:rPr>
            </w:pPr>
            <w:r>
              <w:rPr>
                <w:rFonts w:hint="eastAsia"/>
                <w:b/>
                <w:bCs/>
              </w:rPr>
              <w:t>缺省</w:t>
            </w:r>
          </w:p>
        </w:tc>
        <w:tc>
          <w:tcPr>
            <w:tcW w:w="673" w:type="dxa"/>
            <w:vAlign w:val="center"/>
          </w:tcPr>
          <w:p>
            <w:pPr>
              <w:pStyle w:val="34"/>
              <w:widowControl w:val="0"/>
              <w:bidi w:val="0"/>
              <w:jc w:val="center"/>
              <w:rPr>
                <w:b/>
                <w:bCs/>
              </w:rPr>
            </w:pPr>
            <w:r>
              <w:rPr>
                <w:rFonts w:hint="eastAsia"/>
                <w:b/>
                <w:bCs/>
              </w:rPr>
              <w:t>是否可空</w:t>
            </w:r>
          </w:p>
        </w:tc>
        <w:tc>
          <w:tcPr>
            <w:tcW w:w="664" w:type="dxa"/>
            <w:vAlign w:val="center"/>
          </w:tcPr>
          <w:p>
            <w:pPr>
              <w:pStyle w:val="34"/>
              <w:widowControl w:val="0"/>
              <w:bidi w:val="0"/>
              <w:jc w:val="center"/>
              <w:rPr>
                <w:b/>
                <w:bCs/>
              </w:rPr>
            </w:pPr>
            <w:r>
              <w:rPr>
                <w:rFonts w:hint="eastAsia"/>
                <w:b/>
                <w:bCs/>
              </w:rPr>
              <w:t>数据来源</w:t>
            </w:r>
          </w:p>
        </w:tc>
        <w:tc>
          <w:tcPr>
            <w:tcW w:w="679" w:type="dxa"/>
            <w:vAlign w:val="center"/>
          </w:tcPr>
          <w:p>
            <w:pPr>
              <w:pStyle w:val="34"/>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lang w:val="en-US" w:eastAsia="zh-CN"/>
              </w:rPr>
            </w:pPr>
            <w:r>
              <w:rPr>
                <w:rFonts w:hint="eastAsia"/>
                <w:lang w:val="en-US" w:eastAsia="zh-CN"/>
              </w:rPr>
              <w:t>服务单编号</w:t>
            </w:r>
          </w:p>
        </w:tc>
        <w:tc>
          <w:tcPr>
            <w:tcW w:w="654" w:type="dxa"/>
          </w:tcPr>
          <w:p>
            <w:pPr>
              <w:pStyle w:val="34"/>
              <w:widowControl w:val="0"/>
              <w:bidi w:val="0"/>
              <w:jc w:val="both"/>
            </w:pPr>
            <w:r>
              <w:rPr>
                <w:rFonts w:hint="eastAsia"/>
              </w:rPr>
              <w:t>整型</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4"/>
              <w:widowControl w:val="0"/>
              <w:bidi w:val="0"/>
              <w:jc w:val="both"/>
            </w:pPr>
            <w:r>
              <w:rPr>
                <w:rFonts w:hint="eastAsia"/>
                <w:lang w:val="en-US" w:eastAsia="zh-CN"/>
              </w:rPr>
              <w:t>20</w:t>
            </w:r>
            <w:r>
              <w:rPr>
                <w:rFonts w:hint="eastAsia"/>
              </w:rPr>
              <w:t>位</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用户ID</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服务单类型</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^[0-9a-zA-Z\u4e00-\u9fa5]{1,20}$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rPr>
                <w:rFonts w:hint="default" w:eastAsia="宋体"/>
                <w:lang w:val="en-US" w:eastAsia="zh-CN"/>
              </w:rPr>
            </w:pPr>
            <w:r>
              <w:rPr>
                <w:rFonts w:hint="eastAsia"/>
                <w:lang w:val="en-US" w:eastAsia="zh-CN"/>
              </w:rPr>
              <w:t>空串</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用户选择</w:t>
            </w:r>
          </w:p>
        </w:tc>
        <w:tc>
          <w:tcPr>
            <w:tcW w:w="679" w:type="dxa"/>
          </w:tcPr>
          <w:p>
            <w:pPr>
              <w:pStyle w:val="34"/>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rPr>
                <w:rFonts w:hint="eastAsia"/>
                <w:lang w:val="en-US" w:eastAsia="zh-CN"/>
              </w:rPr>
            </w:pPr>
          </w:p>
        </w:tc>
      </w:tr>
    </w:tbl>
    <w:p>
      <w:pPr>
        <w:pStyle w:val="34"/>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4"/>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4"/>
              <w:widowControl w:val="0"/>
              <w:bidi w:val="0"/>
              <w:jc w:val="both"/>
              <w:rPr>
                <w:rFonts w:hint="eastAsia"/>
              </w:rPr>
            </w:pPr>
            <w:r>
              <w:rPr>
                <w:rFonts w:hint="eastAsia" w:cs="Times New Roman"/>
                <w:sz w:val="21"/>
                <w:lang w:val="en-US" w:eastAsia="zh-CN" w:bidi="ar-SA"/>
              </w:rPr>
              <w:t>NA</w:t>
            </w:r>
          </w:p>
        </w:tc>
        <w:tc>
          <w:tcPr>
            <w:tcW w:w="667" w:type="dxa"/>
            <w:vAlign w:val="top"/>
          </w:tcPr>
          <w:p>
            <w:pPr>
              <w:pStyle w:val="34"/>
              <w:widowControl w:val="0"/>
              <w:bidi w:val="0"/>
              <w:jc w:val="both"/>
              <w:rPr>
                <w:rFonts w:hint="eastAsia"/>
              </w:rPr>
            </w:pPr>
            <w:r>
              <w:rPr>
                <w:rFonts w:hint="eastAsia"/>
                <w:lang w:val="en-US" w:eastAsia="zh-CN"/>
              </w:rPr>
              <w:t>NA</w:t>
            </w:r>
          </w:p>
        </w:tc>
        <w:tc>
          <w:tcPr>
            <w:tcW w:w="2612" w:type="dxa"/>
            <w:vAlign w:val="top"/>
          </w:tcPr>
          <w:p>
            <w:pPr>
              <w:pStyle w:val="34"/>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4"/>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4"/>
              <w:widowControl w:val="0"/>
              <w:bidi w:val="0"/>
              <w:jc w:val="both"/>
              <w:rPr>
                <w:rFonts w:hint="eastAsia"/>
              </w:rPr>
            </w:pPr>
            <w:r>
              <w:rPr>
                <w:rFonts w:hint="eastAsia"/>
                <w:lang w:val="en-US" w:eastAsia="zh-CN"/>
              </w:rPr>
              <w:t>NA</w:t>
            </w:r>
          </w:p>
        </w:tc>
        <w:tc>
          <w:tcPr>
            <w:tcW w:w="431" w:type="dxa"/>
            <w:vAlign w:val="top"/>
          </w:tcPr>
          <w:p>
            <w:pPr>
              <w:pStyle w:val="34"/>
              <w:widowControl w:val="0"/>
              <w:bidi w:val="0"/>
              <w:jc w:val="both"/>
              <w:rPr>
                <w:rFonts w:hint="eastAsia"/>
              </w:rPr>
            </w:pPr>
            <w:r>
              <w:rPr>
                <w:rFonts w:hint="eastAsia" w:cs="Times New Roman"/>
                <w:sz w:val="21"/>
                <w:lang w:val="en-US" w:eastAsia="zh-CN" w:bidi="ar-SA"/>
              </w:rPr>
              <w:t>无</w:t>
            </w:r>
          </w:p>
        </w:tc>
        <w:tc>
          <w:tcPr>
            <w:tcW w:w="656" w:type="dxa"/>
            <w:vAlign w:val="top"/>
          </w:tcPr>
          <w:p>
            <w:pPr>
              <w:pStyle w:val="34"/>
              <w:widowControl w:val="0"/>
              <w:bidi w:val="0"/>
              <w:jc w:val="both"/>
              <w:rPr>
                <w:rFonts w:hint="eastAsi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lang w:val="en-US" w:eastAsia="zh-CN"/>
              </w:rPr>
            </w:pPr>
            <w:r>
              <w:rPr>
                <w:rFonts w:hint="eastAsia"/>
                <w:lang w:val="en-US" w:eastAsia="zh-CN"/>
              </w:rPr>
              <w:t>系统输入</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4"/>
              <w:widowControl w:val="0"/>
              <w:bidi w:val="0"/>
              <w:jc w:val="both"/>
              <w:rPr>
                <w:rFonts w:eastAsia="Times New Roman"/>
                <w:color w:val="FF0000"/>
                <w:szCs w:val="22"/>
              </w:rPr>
            </w:pPr>
            <w:r>
              <w:rPr>
                <w:rFonts w:hint="eastAsia"/>
              </w:rPr>
              <w:t>字符串</w:t>
            </w:r>
          </w:p>
        </w:tc>
        <w:tc>
          <w:tcPr>
            <w:tcW w:w="525" w:type="dxa"/>
            <w:vAlign w:val="top"/>
          </w:tcPr>
          <w:p>
            <w:pPr>
              <w:pStyle w:val="34"/>
              <w:widowControl w:val="0"/>
              <w:bidi w:val="0"/>
              <w:jc w:val="both"/>
              <w:rPr>
                <w:rFonts w:eastAsia="Times New Roman"/>
                <w:color w:val="FF0000"/>
                <w:szCs w:val="22"/>
              </w:rPr>
            </w:pPr>
            <w:r>
              <w:rPr>
                <w:rFonts w:hint="eastAsia"/>
              </w:rPr>
              <w:t>NA</w:t>
            </w:r>
          </w:p>
        </w:tc>
        <w:tc>
          <w:tcPr>
            <w:tcW w:w="667" w:type="dxa"/>
            <w:vAlign w:val="top"/>
          </w:tcPr>
          <w:p>
            <w:pPr>
              <w:pStyle w:val="34"/>
              <w:widowControl w:val="0"/>
              <w:bidi w:val="0"/>
              <w:jc w:val="both"/>
              <w:rPr>
                <w:rFonts w:eastAsia="Times New Roman"/>
                <w:color w:val="FF0000"/>
                <w:szCs w:val="22"/>
              </w:rPr>
            </w:pPr>
            <w:r>
              <w:rPr>
                <w:rFonts w:hint="eastAsia"/>
              </w:rPr>
              <w:t>NA</w:t>
            </w:r>
          </w:p>
        </w:tc>
        <w:tc>
          <w:tcPr>
            <w:tcW w:w="2612" w:type="dxa"/>
            <w:vAlign w:val="top"/>
          </w:tcPr>
          <w:p>
            <w:pPr>
              <w:pStyle w:val="34"/>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431" w:type="dxa"/>
            <w:vAlign w:val="top"/>
          </w:tcPr>
          <w:p>
            <w:pPr>
              <w:pStyle w:val="34"/>
              <w:widowControl w:val="0"/>
              <w:bidi w:val="0"/>
              <w:jc w:val="both"/>
              <w:rPr>
                <w:rFonts w:eastAsia="Times New Roman"/>
                <w:color w:val="FF0000"/>
              </w:rPr>
            </w:pPr>
            <w:r>
              <w:rPr>
                <w:rFonts w:hint="eastAsia"/>
              </w:rPr>
              <w:t>无</w:t>
            </w:r>
          </w:p>
        </w:tc>
        <w:tc>
          <w:tcPr>
            <w:tcW w:w="656" w:type="dxa"/>
            <w:vAlign w:val="top"/>
          </w:tcPr>
          <w:p>
            <w:pPr>
              <w:pStyle w:val="34"/>
              <w:widowControl w:val="0"/>
              <w:bidi w:val="0"/>
              <w:jc w:val="both"/>
              <w:rPr>
                <w:rFonts w:eastAsia="Times New Roman"/>
                <w:color w:val="FF0000"/>
              </w:rPr>
            </w:pPr>
            <w:r>
              <w:rPr>
                <w:rFonts w:hint="eastAsia"/>
              </w:rPr>
              <w:t>是</w:t>
            </w:r>
          </w:p>
        </w:tc>
        <w:tc>
          <w:tcPr>
            <w:tcW w:w="698" w:type="dxa"/>
            <w:vAlign w:val="top"/>
          </w:tcPr>
          <w:p>
            <w:pPr>
              <w:pStyle w:val="34"/>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4"/>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4"/>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4"/>
              <w:widowControl w:val="0"/>
              <w:bidi w:val="0"/>
              <w:jc w:val="both"/>
              <w:rPr>
                <w:rFonts w:eastAsia="Times New Roman"/>
                <w:color w:val="FF0000"/>
              </w:rPr>
            </w:pPr>
            <w:r>
              <w:rPr>
                <w:rFonts w:hint="eastAsia"/>
                <w:lang w:val="en-US" w:eastAsia="zh-CN"/>
              </w:rPr>
              <w:t>NA</w:t>
            </w:r>
          </w:p>
        </w:tc>
        <w:tc>
          <w:tcPr>
            <w:tcW w:w="397"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4"/>
              <w:widowControl w:val="0"/>
              <w:bidi w:val="0"/>
              <w:jc w:val="both"/>
              <w:rPr>
                <w:rFonts w:eastAsia="Times New Roman"/>
                <w:color w:val="FF0000"/>
                <w:szCs w:val="22"/>
              </w:rPr>
            </w:pPr>
            <w:r>
              <w:rPr>
                <w:rFonts w:hint="eastAsia"/>
              </w:rPr>
              <w:t>字符串</w:t>
            </w:r>
          </w:p>
        </w:tc>
        <w:tc>
          <w:tcPr>
            <w:tcW w:w="367" w:type="dxa"/>
            <w:vAlign w:val="top"/>
          </w:tcPr>
          <w:p>
            <w:pPr>
              <w:pStyle w:val="34"/>
              <w:widowControl w:val="0"/>
              <w:bidi w:val="0"/>
              <w:jc w:val="both"/>
              <w:rPr>
                <w:rFonts w:eastAsia="Times New Roman"/>
                <w:color w:val="FF0000"/>
                <w:szCs w:val="22"/>
              </w:rPr>
            </w:pPr>
            <w:r>
              <w:rPr>
                <w:rFonts w:hint="eastAsia"/>
              </w:rPr>
              <w:t>NA</w:t>
            </w:r>
          </w:p>
        </w:tc>
        <w:tc>
          <w:tcPr>
            <w:tcW w:w="676" w:type="dxa"/>
            <w:vAlign w:val="top"/>
          </w:tcPr>
          <w:p>
            <w:pPr>
              <w:pStyle w:val="34"/>
              <w:widowControl w:val="0"/>
              <w:bidi w:val="0"/>
              <w:jc w:val="both"/>
              <w:rPr>
                <w:rFonts w:eastAsia="Times New Roman"/>
                <w:color w:val="FF0000"/>
                <w:szCs w:val="22"/>
              </w:rPr>
            </w:pPr>
            <w:r>
              <w:rPr>
                <w:rFonts w:hint="eastAsia"/>
              </w:rPr>
              <w:t>NA</w:t>
            </w:r>
          </w:p>
        </w:tc>
        <w:tc>
          <w:tcPr>
            <w:tcW w:w="2690" w:type="dxa"/>
            <w:vAlign w:val="top"/>
          </w:tcPr>
          <w:p>
            <w:pPr>
              <w:pStyle w:val="34"/>
              <w:widowControl w:val="0"/>
              <w:bidi w:val="0"/>
              <w:jc w:val="both"/>
              <w:rPr>
                <w:rFonts w:eastAsia="Times New Roman"/>
                <w:color w:val="FF0000"/>
                <w:szCs w:val="22"/>
              </w:rPr>
            </w:pPr>
            <w:r>
              <w:rPr>
                <w:rFonts w:hint="eastAsia"/>
              </w:rPr>
              <w:t>^[1-9]\d*$</w:t>
            </w:r>
          </w:p>
        </w:tc>
        <w:tc>
          <w:tcPr>
            <w:tcW w:w="672"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397" w:type="dxa"/>
            <w:vAlign w:val="top"/>
          </w:tcPr>
          <w:p>
            <w:pPr>
              <w:pStyle w:val="34"/>
              <w:widowControl w:val="0"/>
              <w:bidi w:val="0"/>
              <w:jc w:val="both"/>
              <w:rPr>
                <w:rFonts w:eastAsia="Times New Roman"/>
                <w:color w:val="FF0000"/>
              </w:rPr>
            </w:pPr>
            <w:r>
              <w:rPr>
                <w:rFonts w:hint="eastAsia"/>
              </w:rPr>
              <w:t>无</w:t>
            </w:r>
          </w:p>
        </w:tc>
        <w:tc>
          <w:tcPr>
            <w:tcW w:w="698" w:type="dxa"/>
            <w:vAlign w:val="top"/>
          </w:tcPr>
          <w:p>
            <w:pPr>
              <w:pStyle w:val="34"/>
              <w:widowControl w:val="0"/>
              <w:bidi w:val="0"/>
              <w:jc w:val="both"/>
              <w:rPr>
                <w:rFonts w:eastAsia="Times New Roman"/>
                <w:color w:val="FF0000"/>
              </w:rPr>
            </w:pPr>
            <w:r>
              <w:rPr>
                <w:rFonts w:hint="eastAsia"/>
              </w:rPr>
              <w:t>是</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hint="eastAsia"/>
                <w:lang w:val="en-US" w:eastAsia="zh-CN"/>
              </w:rPr>
            </w:pPr>
            <w:r>
              <w:rPr>
                <w:rFonts w:hint="eastAsia"/>
                <w:lang w:val="en-US" w:eastAsia="zh-CN"/>
              </w:rPr>
              <w:t>服务单状态</w:t>
            </w:r>
          </w:p>
        </w:tc>
        <w:tc>
          <w:tcPr>
            <w:tcW w:w="638" w:type="dxa"/>
            <w:vAlign w:val="top"/>
          </w:tcPr>
          <w:p>
            <w:pPr>
              <w:pStyle w:val="34"/>
              <w:widowControl w:val="0"/>
              <w:bidi w:val="0"/>
              <w:jc w:val="both"/>
              <w:rPr>
                <w:rFonts w:hint="eastAsia"/>
              </w:rPr>
            </w:pPr>
            <w:r>
              <w:rPr>
                <w:rFonts w:hint="eastAsia"/>
              </w:rPr>
              <w:t>整型</w:t>
            </w:r>
          </w:p>
        </w:tc>
        <w:tc>
          <w:tcPr>
            <w:tcW w:w="367" w:type="dxa"/>
            <w:vAlign w:val="top"/>
          </w:tcPr>
          <w:p>
            <w:pPr>
              <w:pStyle w:val="34"/>
              <w:widowControl w:val="0"/>
              <w:bidi w:val="0"/>
              <w:jc w:val="both"/>
              <w:rPr>
                <w:rFonts w:hint="eastAsia"/>
              </w:rPr>
            </w:pPr>
            <w:r>
              <w:rPr>
                <w:rFonts w:hint="eastAsia"/>
              </w:rPr>
              <w:t>NA</w:t>
            </w:r>
          </w:p>
        </w:tc>
        <w:tc>
          <w:tcPr>
            <w:tcW w:w="676" w:type="dxa"/>
            <w:vAlign w:val="top"/>
          </w:tcPr>
          <w:p>
            <w:pPr>
              <w:pStyle w:val="34"/>
              <w:widowControl w:val="0"/>
              <w:bidi w:val="0"/>
              <w:jc w:val="both"/>
              <w:rPr>
                <w:rFonts w:hint="eastAsia"/>
              </w:rPr>
            </w:pPr>
            <w:r>
              <w:rPr>
                <w:rFonts w:hint="eastAsia"/>
              </w:rPr>
              <w:t>NA</w:t>
            </w:r>
          </w:p>
        </w:tc>
        <w:tc>
          <w:tcPr>
            <w:tcW w:w="2690" w:type="dxa"/>
            <w:vAlign w:val="top"/>
          </w:tcPr>
          <w:p>
            <w:pPr>
              <w:pStyle w:val="34"/>
              <w:widowControl w:val="0"/>
              <w:bidi w:val="0"/>
              <w:jc w:val="both"/>
              <w:rPr>
                <w:rFonts w:hint="eastAsia"/>
              </w:rPr>
            </w:pPr>
            <w:r>
              <w:rPr>
                <w:rFonts w:hint="eastAsia"/>
              </w:rPr>
              <w:t>^[1-9]\d*$</w:t>
            </w:r>
          </w:p>
        </w:tc>
        <w:tc>
          <w:tcPr>
            <w:tcW w:w="672"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rPr>
            </w:pPr>
            <w:r>
              <w:rPr>
                <w:rFonts w:hint="eastAsia"/>
              </w:rPr>
              <w:t>NA</w:t>
            </w:r>
          </w:p>
        </w:tc>
        <w:tc>
          <w:tcPr>
            <w:tcW w:w="397" w:type="dxa"/>
            <w:vAlign w:val="top"/>
          </w:tcPr>
          <w:p>
            <w:pPr>
              <w:pStyle w:val="34"/>
              <w:widowControl w:val="0"/>
              <w:bidi w:val="0"/>
              <w:jc w:val="both"/>
              <w:rPr>
                <w:rFonts w:hint="eastAsia"/>
              </w:rPr>
            </w:pPr>
            <w:r>
              <w:rPr>
                <w:rFonts w:hint="eastAsia"/>
                <w:lang w:val="en-US" w:eastAsia="zh-CN"/>
              </w:rPr>
              <w:t>1</w:t>
            </w:r>
          </w:p>
        </w:tc>
        <w:tc>
          <w:tcPr>
            <w:tcW w:w="698" w:type="dxa"/>
            <w:vAlign w:val="top"/>
          </w:tcPr>
          <w:p>
            <w:pPr>
              <w:pStyle w:val="34"/>
              <w:widowControl w:val="0"/>
              <w:bidi w:val="0"/>
              <w:jc w:val="both"/>
              <w:rPr>
                <w:rFonts w:hint="eastAsia"/>
              </w:rPr>
            </w:pPr>
            <w:r>
              <w:rPr>
                <w:rFonts w:hint="eastAsia" w:cs="Times New Roman"/>
                <w:sz w:val="21"/>
                <w:lang w:val="en-US" w:eastAsia="zh-CN" w:bidi="ar-SA"/>
              </w:rPr>
              <w:t>否</w:t>
            </w:r>
          </w:p>
        </w:tc>
        <w:tc>
          <w:tcPr>
            <w:tcW w:w="672" w:type="dxa"/>
            <w:vAlign w:val="top"/>
          </w:tcPr>
          <w:p>
            <w:pPr>
              <w:pStyle w:val="34"/>
              <w:widowControl w:val="0"/>
              <w:bidi w:val="0"/>
              <w:jc w:val="both"/>
              <w:rPr>
                <w:rFonts w:hint="eastAsia"/>
                <w:lang w:val="en-US" w:eastAsia="zh-CN"/>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4"/>
              <w:widowControl w:val="0"/>
              <w:bidi w:val="0"/>
              <w:jc w:val="both"/>
              <w:rPr>
                <w:rFonts w:eastAsia="Times New Roman"/>
                <w:color w:val="FF0000"/>
              </w:rPr>
            </w:pPr>
            <w:r>
              <w:rPr>
                <w:rFonts w:hint="eastAsia"/>
                <w:lang w:val="en-US" w:eastAsia="zh-CN"/>
              </w:rPr>
              <w:t>NA</w:t>
            </w:r>
          </w:p>
        </w:tc>
        <w:tc>
          <w:tcPr>
            <w:tcW w:w="2343"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4"/>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^[0-9a-zA-Z\u4e00-\u9fa5]{1,20}$</w:t>
            </w:r>
          </w:p>
        </w:tc>
        <w:tc>
          <w:tcPr>
            <w:tcW w:w="675" w:type="dxa"/>
            <w:vAlign w:val="top"/>
          </w:tcPr>
          <w:p>
            <w:pPr>
              <w:pStyle w:val="34"/>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4"/>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lang w:val="en-US" w:eastAsia="zh-CN"/>
              </w:rPr>
              <w:t>企业ID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4"/>
              <w:widowControl w:val="0"/>
              <w:bidi w:val="0"/>
              <w:jc w:val="both"/>
              <w:rPr>
                <w:rFonts w:eastAsia="Times New Roman"/>
                <w:color w:val="FF0000"/>
              </w:rPr>
            </w:pPr>
            <w:r>
              <w:rPr>
                <w:rFonts w:hint="eastAsia"/>
              </w:rPr>
              <w:t>字符串</w:t>
            </w:r>
          </w:p>
        </w:tc>
        <w:tc>
          <w:tcPr>
            <w:tcW w:w="537" w:type="dxa"/>
            <w:vAlign w:val="top"/>
          </w:tcPr>
          <w:p>
            <w:pPr>
              <w:pStyle w:val="34"/>
              <w:widowControl w:val="0"/>
              <w:bidi w:val="0"/>
              <w:jc w:val="both"/>
              <w:rPr>
                <w:rFonts w:eastAsia="Times New Roman"/>
                <w:color w:val="FF0000"/>
              </w:rPr>
            </w:pPr>
            <w:r>
              <w:rPr>
                <w:rFonts w:hint="eastAsia"/>
              </w:rPr>
              <w:t>NA</w:t>
            </w:r>
          </w:p>
        </w:tc>
        <w:tc>
          <w:tcPr>
            <w:tcW w:w="638" w:type="dxa"/>
            <w:vAlign w:val="top"/>
          </w:tcPr>
          <w:p>
            <w:pPr>
              <w:pStyle w:val="34"/>
              <w:widowControl w:val="0"/>
              <w:bidi w:val="0"/>
              <w:jc w:val="both"/>
              <w:rPr>
                <w:rFonts w:eastAsia="Times New Roman"/>
                <w:color w:val="FF0000"/>
              </w:rPr>
            </w:pPr>
            <w:r>
              <w:rPr>
                <w:rFonts w:hint="eastAsia"/>
              </w:rPr>
              <w:t>NA</w:t>
            </w:r>
          </w:p>
        </w:tc>
        <w:tc>
          <w:tcPr>
            <w:tcW w:w="2541" w:type="dxa"/>
            <w:vAlign w:val="top"/>
          </w:tcPr>
          <w:p>
            <w:pPr>
              <w:pStyle w:val="34"/>
              <w:widowControl w:val="0"/>
              <w:bidi w:val="0"/>
              <w:jc w:val="both"/>
              <w:rPr>
                <w:rFonts w:eastAsia="Times New Roman"/>
                <w:color w:val="FF0000"/>
              </w:rPr>
            </w:pPr>
            <w:r>
              <w:rPr>
                <w:rFonts w:hint="eastAsia"/>
              </w:rPr>
              <w:t>^[0-9a-zA-Z]*$</w:t>
            </w:r>
          </w:p>
        </w:tc>
        <w:tc>
          <w:tcPr>
            <w:tcW w:w="683" w:type="dxa"/>
            <w:vAlign w:val="top"/>
          </w:tcPr>
          <w:p>
            <w:pPr>
              <w:pStyle w:val="34"/>
              <w:widowControl w:val="0"/>
              <w:bidi w:val="0"/>
              <w:jc w:val="both"/>
              <w:rPr>
                <w:rFonts w:eastAsia="Times New Roman"/>
                <w:color w:val="FF0000"/>
              </w:rPr>
            </w:pPr>
            <w:r>
              <w:rPr>
                <w:rFonts w:hint="eastAsia"/>
              </w:rPr>
              <w:t>20字</w:t>
            </w:r>
          </w:p>
        </w:tc>
        <w:tc>
          <w:tcPr>
            <w:tcW w:w="672" w:type="dxa"/>
            <w:vAlign w:val="top"/>
          </w:tcPr>
          <w:p>
            <w:pPr>
              <w:pStyle w:val="34"/>
              <w:widowControl w:val="0"/>
              <w:bidi w:val="0"/>
              <w:jc w:val="both"/>
              <w:rPr>
                <w:rFonts w:eastAsia="Times New Roman"/>
                <w:color w:val="FF0000"/>
              </w:rPr>
            </w:pPr>
            <w:r>
              <w:rPr>
                <w:rFonts w:hint="eastAsia"/>
              </w:rPr>
              <w:t>NA</w:t>
            </w:r>
          </w:p>
        </w:tc>
        <w:tc>
          <w:tcPr>
            <w:tcW w:w="403" w:type="dxa"/>
            <w:vAlign w:val="top"/>
          </w:tcPr>
          <w:p>
            <w:pPr>
              <w:pStyle w:val="34"/>
              <w:widowControl w:val="0"/>
              <w:bidi w:val="0"/>
              <w:jc w:val="both"/>
              <w:rPr>
                <w:rFonts w:eastAsia="Times New Roman"/>
                <w:color w:val="FF0000"/>
              </w:rPr>
            </w:pPr>
            <w:r>
              <w:rPr>
                <w:rFonts w:hint="eastAsia"/>
              </w:rPr>
              <w:t>无</w:t>
            </w:r>
          </w:p>
        </w:tc>
        <w:tc>
          <w:tcPr>
            <w:tcW w:w="63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4"/>
              <w:widowControl w:val="0"/>
              <w:bidi w:val="0"/>
              <w:jc w:val="both"/>
              <w:rPr>
                <w:rFonts w:eastAsia="Times New Roman"/>
                <w:color w:val="FF0000"/>
              </w:rPr>
            </w:pPr>
            <w:r>
              <w:rPr>
                <w:rFonts w:hint="eastAsia"/>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4"/>
              <w:widowControl w:val="0"/>
              <w:bidi w:val="0"/>
              <w:jc w:val="both"/>
              <w:rPr>
                <w:rFonts w:eastAsia="Times New Roman"/>
                <w:color w:val="auto"/>
              </w:rPr>
            </w:pPr>
            <w:r>
              <w:rPr>
                <w:rFonts w:hint="eastAsia"/>
                <w:color w:val="auto"/>
              </w:rPr>
              <w:t>^[0-9a-zA-Z]*$</w:t>
            </w:r>
          </w:p>
        </w:tc>
        <w:tc>
          <w:tcPr>
            <w:tcW w:w="68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rPr>
          <w:rFonts w:hint="default"/>
          <w:lang w:val="en-US" w:eastAsia="zh-CN"/>
        </w:rPr>
      </w:pPr>
      <w:r>
        <w:rPr>
          <w:rFonts w:hint="eastAsia"/>
          <w:lang w:val="en-US" w:eastAsia="zh-CN"/>
        </w:rPr>
        <w:t>搜索客服评价</w:t>
      </w:r>
    </w:p>
    <w:p>
      <w:pPr>
        <w:pStyle w:val="6"/>
        <w:numPr>
          <w:ilvl w:val="4"/>
          <w:numId w:val="13"/>
        </w:numPr>
        <w:bidi w:val="0"/>
      </w:pPr>
      <w:r>
        <w:rPr>
          <w:rFonts w:hint="eastAsia"/>
        </w:rPr>
        <w:t>窗口标题</w:t>
      </w:r>
    </w:p>
    <w:p>
      <w:pPr>
        <w:bidi w:val="0"/>
      </w:pPr>
      <w:r>
        <w:rPr>
          <w:rFonts w:hint="eastAsia"/>
          <w:lang w:val="en-US" w:eastAsia="zh-CN"/>
        </w:rPr>
        <w:t>搜索客服评价。</w:t>
      </w:r>
    </w:p>
    <w:p>
      <w:pPr>
        <w:pStyle w:val="6"/>
        <w:numPr>
          <w:ilvl w:val="4"/>
          <w:numId w:val="13"/>
        </w:numPr>
        <w:bidi w:val="0"/>
      </w:pPr>
      <w:r>
        <w:rPr>
          <w:rFonts w:hint="eastAsia"/>
        </w:rPr>
        <w:t>窗口标识符</w:t>
      </w:r>
    </w:p>
    <w:p>
      <w:pPr>
        <w:bidi w:val="0"/>
      </w:pPr>
      <w:r>
        <w:rPr>
          <w:rFonts w:hint="eastAsia"/>
          <w:lang w:val="en-US" w:eastAsia="zh-CN"/>
        </w:rPr>
        <w:t>serachServerEvaluation。</w:t>
      </w:r>
    </w:p>
    <w:p>
      <w:pPr>
        <w:pStyle w:val="6"/>
        <w:numPr>
          <w:ilvl w:val="4"/>
          <w:numId w:val="13"/>
        </w:numPr>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numPr>
          <w:ilvl w:val="4"/>
          <w:numId w:val="13"/>
        </w:numPr>
        <w:bidi w:val="0"/>
        <w:rPr>
          <w:rFonts w:hint="eastAsia"/>
          <w:lang w:val="en-US" w:eastAsia="zh-CN"/>
        </w:rPr>
      </w:pPr>
      <w:r>
        <w:rPr>
          <w:rFonts w:hint="eastAsia"/>
        </w:rPr>
        <w:t>界面布局</w:t>
      </w:r>
    </w:p>
    <w:p>
      <w:pPr>
        <w:spacing w:line="300" w:lineRule="auto"/>
        <w:jc w:val="center"/>
        <w:rPr>
          <w:rFonts w:ascii="宋体" w:hAnsi="宋体" w:cs="宋体"/>
          <w:color w:val="000000"/>
          <w:kern w:val="0"/>
          <w:sz w:val="24"/>
          <w:szCs w:val="24"/>
        </w:rP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5"/>
                    <a:stretch>
                      <a:fillRect/>
                    </a:stretch>
                  </pic:blipFill>
                  <pic:spPr>
                    <a:xfrm>
                      <a:off x="0" y="0"/>
                      <a:ext cx="3112770" cy="1998980"/>
                    </a:xfrm>
                    <a:prstGeom prst="rect">
                      <a:avLst/>
                    </a:prstGeom>
                    <a:noFill/>
                    <a:ln>
                      <a:noFill/>
                    </a:ln>
                  </pic:spPr>
                </pic:pic>
              </a:graphicData>
            </a:graphic>
          </wp:inline>
        </w:drawing>
      </w:r>
    </w:p>
    <w:p>
      <w:pPr>
        <w:pStyle w:val="10"/>
        <w:spacing w:line="300" w:lineRule="auto"/>
        <w:jc w:val="center"/>
        <w:rPr>
          <w:rFonts w:ascii="宋体" w:hAnsi="宋体" w:cs="宋体"/>
          <w:b/>
          <w:bCs/>
          <w:color w:val="000000"/>
          <w:kern w:val="0"/>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ascii="宋体" w:hAnsi="宋体" w:cs="宋体"/>
          <w:color w:val="000000"/>
          <w:kern w:val="0"/>
        </w:rPr>
        <w:t xml:space="preserve"> </w:t>
      </w:r>
      <w:r>
        <w:rPr>
          <w:rFonts w:hint="eastAsia" w:ascii="宋体" w:hAnsi="宋体" w:cs="宋体"/>
          <w:color w:val="000000"/>
          <w:kern w:val="0"/>
          <w:lang w:val="en-US" w:eastAsia="zh-CN"/>
        </w:rPr>
        <w:t>搜索客服评价</w:t>
      </w:r>
    </w:p>
    <w:p>
      <w:pPr>
        <w:pStyle w:val="6"/>
        <w:numPr>
          <w:ilvl w:val="4"/>
          <w:numId w:val="13"/>
        </w:numPr>
        <w:bidi w:val="0"/>
      </w:pPr>
      <w:r>
        <w:rPr>
          <w:rFonts w:hint="eastAsia"/>
        </w:rPr>
        <w:t>数据项描述：</w:t>
      </w:r>
    </w:p>
    <w:p>
      <w:pPr>
        <w:pStyle w:val="10"/>
        <w:spacing w:line="300" w:lineRule="auto"/>
        <w:jc w:val="center"/>
        <w:rPr>
          <w:ins w:id="0" w:author="积极勇敢有自信" w:date="2021-09-09T20:15:00Z"/>
          <w:rFonts w:ascii="宋体" w:hAnsi="宋体" w:cs="宋体"/>
          <w:b/>
          <w:bCs/>
          <w:color w:val="000000"/>
          <w:kern w:val="0"/>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p>
    <w:p>
      <w:pPr>
        <w:spacing w:line="300" w:lineRule="auto"/>
        <w:jc w:val="center"/>
        <w:rPr>
          <w:rFonts w:ascii="宋体" w:hAnsi="宋体" w:cs="宋体"/>
          <w:b/>
          <w:bCs/>
          <w:color w:val="FF0000"/>
          <w:kern w:val="0"/>
        </w:rPr>
      </w:pPr>
    </w:p>
    <w:tbl>
      <w:tblPr>
        <w:tblStyle w:val="23"/>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711"/>
        <w:gridCol w:w="802"/>
        <w:gridCol w:w="750"/>
        <w:gridCol w:w="1566"/>
        <w:gridCol w:w="671"/>
        <w:gridCol w:w="638"/>
        <w:gridCol w:w="504"/>
        <w:gridCol w:w="750"/>
        <w:gridCol w:w="716"/>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5" w:type="pct"/>
            <w:noWrap w:val="0"/>
            <w:vAlign w:val="top"/>
          </w:tcPr>
          <w:p>
            <w:pPr>
              <w:pStyle w:val="35"/>
              <w:bidi w:val="0"/>
              <w:rPr>
                <w:rFonts w:hint="default"/>
              </w:rPr>
            </w:pPr>
            <w:r>
              <w:rPr>
                <w:rFonts w:hint="eastAsia"/>
              </w:rPr>
              <w:t>名称</w:t>
            </w:r>
          </w:p>
        </w:tc>
        <w:tc>
          <w:tcPr>
            <w:tcW w:w="417" w:type="pct"/>
            <w:noWrap w:val="0"/>
            <w:vAlign w:val="top"/>
          </w:tcPr>
          <w:p>
            <w:pPr>
              <w:pStyle w:val="35"/>
              <w:bidi w:val="0"/>
              <w:rPr>
                <w:rFonts w:hint="default"/>
              </w:rPr>
            </w:pPr>
            <w:r>
              <w:rPr>
                <w:rFonts w:hint="eastAsia"/>
              </w:rPr>
              <w:t>类型</w:t>
            </w:r>
          </w:p>
        </w:tc>
        <w:tc>
          <w:tcPr>
            <w:tcW w:w="471" w:type="pct"/>
            <w:noWrap w:val="0"/>
            <w:vAlign w:val="top"/>
          </w:tcPr>
          <w:p>
            <w:pPr>
              <w:pStyle w:val="35"/>
              <w:bidi w:val="0"/>
              <w:rPr>
                <w:rFonts w:hint="default"/>
              </w:rPr>
            </w:pPr>
            <w:r>
              <w:rPr>
                <w:rFonts w:hint="eastAsia"/>
              </w:rPr>
              <w:t>精度</w:t>
            </w:r>
          </w:p>
        </w:tc>
        <w:tc>
          <w:tcPr>
            <w:tcW w:w="440" w:type="pct"/>
            <w:noWrap w:val="0"/>
            <w:vAlign w:val="top"/>
          </w:tcPr>
          <w:p>
            <w:pPr>
              <w:pStyle w:val="35"/>
              <w:bidi w:val="0"/>
              <w:rPr>
                <w:rFonts w:hint="default"/>
              </w:rPr>
            </w:pPr>
            <w:r>
              <w:rPr>
                <w:rFonts w:hint="eastAsia"/>
              </w:rPr>
              <w:t>有效范围</w:t>
            </w:r>
          </w:p>
        </w:tc>
        <w:tc>
          <w:tcPr>
            <w:tcW w:w="919" w:type="pct"/>
            <w:noWrap w:val="0"/>
            <w:vAlign w:val="top"/>
          </w:tcPr>
          <w:p>
            <w:pPr>
              <w:pStyle w:val="35"/>
              <w:bidi w:val="0"/>
              <w:rPr>
                <w:rFonts w:hint="default"/>
              </w:rPr>
            </w:pPr>
            <w:r>
              <w:rPr>
                <w:rFonts w:hint="eastAsia"/>
              </w:rPr>
              <w:t>格式</w:t>
            </w:r>
          </w:p>
        </w:tc>
        <w:tc>
          <w:tcPr>
            <w:tcW w:w="394" w:type="pct"/>
            <w:noWrap w:val="0"/>
            <w:vAlign w:val="top"/>
          </w:tcPr>
          <w:p>
            <w:pPr>
              <w:pStyle w:val="35"/>
              <w:bidi w:val="0"/>
              <w:rPr>
                <w:rFonts w:hint="default"/>
              </w:rPr>
            </w:pPr>
            <w:r>
              <w:rPr>
                <w:rFonts w:hint="eastAsia"/>
              </w:rPr>
              <w:t>长度限制</w:t>
            </w:r>
          </w:p>
        </w:tc>
        <w:tc>
          <w:tcPr>
            <w:tcW w:w="374" w:type="pct"/>
            <w:noWrap w:val="0"/>
            <w:vAlign w:val="top"/>
          </w:tcPr>
          <w:p>
            <w:pPr>
              <w:pStyle w:val="35"/>
              <w:bidi w:val="0"/>
              <w:rPr>
                <w:rFonts w:hint="default"/>
              </w:rPr>
            </w:pPr>
            <w:r>
              <w:rPr>
                <w:rFonts w:hint="eastAsia"/>
              </w:rPr>
              <w:t>度量单位</w:t>
            </w:r>
          </w:p>
        </w:tc>
        <w:tc>
          <w:tcPr>
            <w:tcW w:w="296" w:type="pct"/>
            <w:noWrap w:val="0"/>
            <w:vAlign w:val="top"/>
          </w:tcPr>
          <w:p>
            <w:pPr>
              <w:pStyle w:val="35"/>
              <w:bidi w:val="0"/>
              <w:rPr>
                <w:rFonts w:hint="default"/>
              </w:rPr>
            </w:pPr>
            <w:r>
              <w:rPr>
                <w:rFonts w:hint="eastAsia"/>
              </w:rPr>
              <w:t>缺省</w:t>
            </w:r>
          </w:p>
        </w:tc>
        <w:tc>
          <w:tcPr>
            <w:tcW w:w="440" w:type="pct"/>
            <w:noWrap w:val="0"/>
            <w:vAlign w:val="top"/>
          </w:tcPr>
          <w:p>
            <w:pPr>
              <w:pStyle w:val="35"/>
              <w:bidi w:val="0"/>
              <w:rPr>
                <w:rFonts w:hint="default"/>
              </w:rPr>
            </w:pPr>
            <w:r>
              <w:rPr>
                <w:rFonts w:hint="eastAsia"/>
              </w:rPr>
              <w:t>是否可空</w:t>
            </w:r>
          </w:p>
        </w:tc>
        <w:tc>
          <w:tcPr>
            <w:tcW w:w="420" w:type="pct"/>
            <w:noWrap w:val="0"/>
            <w:vAlign w:val="top"/>
          </w:tcPr>
          <w:p>
            <w:pPr>
              <w:pStyle w:val="35"/>
              <w:bidi w:val="0"/>
              <w:rPr>
                <w:rFonts w:hint="default"/>
              </w:rPr>
            </w:pPr>
            <w:r>
              <w:rPr>
                <w:rFonts w:hint="eastAsia"/>
              </w:rPr>
              <w:t>数据来源</w:t>
            </w:r>
          </w:p>
        </w:tc>
        <w:tc>
          <w:tcPr>
            <w:tcW w:w="409" w:type="pct"/>
            <w:noWrap w:val="0"/>
            <w:vAlign w:val="top"/>
          </w:tcPr>
          <w:p>
            <w:pPr>
              <w:pStyle w:val="35"/>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bidi w:val="0"/>
              <w:rPr>
                <w:rFonts w:hint="eastAsia"/>
                <w:lang w:val="en-US" w:eastAsia="zh-CN"/>
              </w:rPr>
            </w:pPr>
            <w:r>
              <w:rPr>
                <w:rFonts w:hint="eastAsia"/>
                <w:lang w:val="en-US" w:eastAsia="zh-CN"/>
              </w:rPr>
              <w:t>员工号</w:t>
            </w:r>
          </w:p>
        </w:tc>
        <w:tc>
          <w:tcPr>
            <w:tcW w:w="417" w:type="pct"/>
            <w:noWrap w:val="0"/>
            <w:vAlign w:val="top"/>
          </w:tcPr>
          <w:p>
            <w:pPr>
              <w:pStyle w:val="34"/>
              <w:bidi w:val="0"/>
              <w:rPr>
                <w:rFonts w:hint="default"/>
              </w:rPr>
            </w:pPr>
            <w:r>
              <w:rPr>
                <w:rFonts w:hint="eastAsia"/>
              </w:rPr>
              <w:t>字符串</w:t>
            </w:r>
          </w:p>
        </w:tc>
        <w:tc>
          <w:tcPr>
            <w:tcW w:w="471" w:type="pct"/>
            <w:noWrap w:val="0"/>
            <w:vAlign w:val="top"/>
          </w:tcPr>
          <w:p>
            <w:pPr>
              <w:pStyle w:val="34"/>
              <w:bidi w:val="0"/>
              <w:rPr>
                <w:rFonts w:hint="default"/>
              </w:rPr>
            </w:pPr>
            <w:r>
              <w:rPr>
                <w:rFonts w:hint="eastAsia"/>
              </w:rPr>
              <w:t>NA</w:t>
            </w:r>
          </w:p>
        </w:tc>
        <w:tc>
          <w:tcPr>
            <w:tcW w:w="440" w:type="pct"/>
            <w:noWrap w:val="0"/>
            <w:vAlign w:val="top"/>
          </w:tcPr>
          <w:p>
            <w:pPr>
              <w:pStyle w:val="34"/>
              <w:bidi w:val="0"/>
              <w:rPr>
                <w:rFonts w:hint="default"/>
              </w:rPr>
            </w:pPr>
            <w:r>
              <w:rPr>
                <w:rFonts w:hint="eastAsia"/>
              </w:rPr>
              <w:t>NA</w:t>
            </w:r>
          </w:p>
        </w:tc>
        <w:tc>
          <w:tcPr>
            <w:tcW w:w="919" w:type="pct"/>
            <w:noWrap w:val="0"/>
            <w:vAlign w:val="top"/>
          </w:tcPr>
          <w:p>
            <w:pPr>
              <w:pStyle w:val="34"/>
              <w:bidi w:val="0"/>
              <w:rPr>
                <w:rFonts w:hint="default"/>
              </w:rPr>
            </w:pPr>
          </w:p>
        </w:tc>
        <w:tc>
          <w:tcPr>
            <w:tcW w:w="394" w:type="pct"/>
            <w:noWrap w:val="0"/>
            <w:vAlign w:val="top"/>
          </w:tcPr>
          <w:p>
            <w:pPr>
              <w:pStyle w:val="34"/>
              <w:bidi w:val="0"/>
              <w:rPr>
                <w:rFonts w:hint="default"/>
              </w:rPr>
            </w:pPr>
            <w:r>
              <w:rPr>
                <w:rFonts w:hint="eastAsia"/>
                <w:lang w:val="en-US" w:eastAsia="zh-CN"/>
              </w:rPr>
              <w:t>20</w:t>
            </w:r>
            <w:r>
              <w:rPr>
                <w:rFonts w:hint="eastAsia"/>
              </w:rPr>
              <w:t>字节</w:t>
            </w:r>
          </w:p>
        </w:tc>
        <w:tc>
          <w:tcPr>
            <w:tcW w:w="374" w:type="pct"/>
            <w:noWrap w:val="0"/>
            <w:vAlign w:val="top"/>
          </w:tcPr>
          <w:p>
            <w:pPr>
              <w:pStyle w:val="34"/>
              <w:bidi w:val="0"/>
              <w:rPr>
                <w:rFonts w:hint="default"/>
              </w:rPr>
            </w:pPr>
            <w:r>
              <w:rPr>
                <w:rFonts w:hint="eastAsia"/>
              </w:rPr>
              <w:t>NA</w:t>
            </w:r>
          </w:p>
        </w:tc>
        <w:tc>
          <w:tcPr>
            <w:tcW w:w="296" w:type="pct"/>
            <w:noWrap w:val="0"/>
            <w:vAlign w:val="top"/>
          </w:tcPr>
          <w:p>
            <w:pPr>
              <w:pStyle w:val="34"/>
              <w:bidi w:val="0"/>
              <w:rPr>
                <w:rFonts w:hint="default"/>
              </w:rPr>
            </w:pPr>
            <w:r>
              <w:rPr>
                <w:rFonts w:hint="eastAsia"/>
              </w:rPr>
              <w:t>无</w:t>
            </w:r>
          </w:p>
        </w:tc>
        <w:tc>
          <w:tcPr>
            <w:tcW w:w="440" w:type="pct"/>
            <w:noWrap w:val="0"/>
            <w:vAlign w:val="top"/>
          </w:tcPr>
          <w:p>
            <w:pPr>
              <w:pStyle w:val="34"/>
              <w:bidi w:val="0"/>
              <w:rPr>
                <w:rFonts w:hint="default"/>
              </w:rPr>
            </w:pPr>
            <w:r>
              <w:rPr>
                <w:rFonts w:hint="eastAsia"/>
              </w:rPr>
              <w:t>否</w:t>
            </w:r>
          </w:p>
        </w:tc>
        <w:tc>
          <w:tcPr>
            <w:tcW w:w="420" w:type="pct"/>
            <w:noWrap w:val="0"/>
            <w:vAlign w:val="top"/>
          </w:tcPr>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4"/>
              <w:bidi w:val="0"/>
              <w:rPr>
                <w:rFonts w:hint="eastAsia"/>
                <w:lang w:val="en-US" w:eastAsia="zh-CN"/>
              </w:rPr>
            </w:pPr>
            <w:r>
              <w:rPr>
                <w:rFonts w:hint="eastAsia"/>
                <w:lang w:val="en-US" w:eastAsia="zh-CN"/>
              </w:rPr>
              <w:t>姓名</w:t>
            </w:r>
          </w:p>
        </w:tc>
        <w:tc>
          <w:tcPr>
            <w:tcW w:w="417" w:type="pct"/>
            <w:noWrap w:val="0"/>
            <w:vAlign w:val="top"/>
          </w:tcPr>
          <w:p>
            <w:pPr>
              <w:pStyle w:val="34"/>
              <w:bidi w:val="0"/>
              <w:rPr>
                <w:rFonts w:hint="default"/>
              </w:rPr>
            </w:pPr>
            <w:r>
              <w:rPr>
                <w:rFonts w:hint="eastAsia"/>
              </w:rPr>
              <w:t>字符串</w:t>
            </w:r>
          </w:p>
        </w:tc>
        <w:tc>
          <w:tcPr>
            <w:tcW w:w="471" w:type="pct"/>
            <w:noWrap w:val="0"/>
            <w:vAlign w:val="top"/>
          </w:tcPr>
          <w:p>
            <w:pPr>
              <w:pStyle w:val="34"/>
              <w:bidi w:val="0"/>
              <w:rPr>
                <w:rFonts w:hint="default"/>
              </w:rPr>
            </w:pPr>
            <w:r>
              <w:rPr>
                <w:rFonts w:hint="eastAsia"/>
              </w:rPr>
              <w:t>NA</w:t>
            </w:r>
          </w:p>
        </w:tc>
        <w:tc>
          <w:tcPr>
            <w:tcW w:w="440" w:type="pct"/>
            <w:noWrap w:val="0"/>
            <w:vAlign w:val="top"/>
          </w:tcPr>
          <w:p>
            <w:pPr>
              <w:pStyle w:val="34"/>
              <w:bidi w:val="0"/>
              <w:rPr>
                <w:rFonts w:hint="default"/>
              </w:rPr>
            </w:pPr>
            <w:r>
              <w:rPr>
                <w:rFonts w:hint="eastAsia"/>
              </w:rPr>
              <w:t>NA</w:t>
            </w:r>
          </w:p>
        </w:tc>
        <w:tc>
          <w:tcPr>
            <w:tcW w:w="919" w:type="pct"/>
            <w:noWrap w:val="0"/>
            <w:vAlign w:val="top"/>
          </w:tcPr>
          <w:p>
            <w:pPr>
              <w:pStyle w:val="34"/>
              <w:bidi w:val="0"/>
              <w:rPr>
                <w:rFonts w:hint="default"/>
              </w:rPr>
            </w:pPr>
          </w:p>
        </w:tc>
        <w:tc>
          <w:tcPr>
            <w:tcW w:w="394" w:type="pct"/>
            <w:noWrap w:val="0"/>
            <w:vAlign w:val="top"/>
          </w:tcPr>
          <w:p>
            <w:pPr>
              <w:pStyle w:val="34"/>
              <w:bidi w:val="0"/>
              <w:rPr>
                <w:rFonts w:hint="default"/>
              </w:rPr>
            </w:pPr>
            <w:r>
              <w:rPr>
                <w:rFonts w:hint="eastAsia"/>
                <w:lang w:val="en-US" w:eastAsia="zh-CN"/>
              </w:rPr>
              <w:t>15</w:t>
            </w:r>
            <w:r>
              <w:rPr>
                <w:rFonts w:hint="eastAsia"/>
              </w:rPr>
              <w:t>字节</w:t>
            </w:r>
          </w:p>
        </w:tc>
        <w:tc>
          <w:tcPr>
            <w:tcW w:w="374" w:type="pct"/>
            <w:noWrap w:val="0"/>
            <w:vAlign w:val="top"/>
          </w:tcPr>
          <w:p>
            <w:pPr>
              <w:pStyle w:val="34"/>
              <w:bidi w:val="0"/>
              <w:rPr>
                <w:rFonts w:hint="default"/>
              </w:rPr>
            </w:pPr>
            <w:r>
              <w:rPr>
                <w:rFonts w:hint="eastAsia"/>
              </w:rPr>
              <w:t>NA</w:t>
            </w:r>
          </w:p>
        </w:tc>
        <w:tc>
          <w:tcPr>
            <w:tcW w:w="296" w:type="pct"/>
            <w:noWrap w:val="0"/>
            <w:vAlign w:val="top"/>
          </w:tcPr>
          <w:p>
            <w:pPr>
              <w:pStyle w:val="34"/>
              <w:bidi w:val="0"/>
              <w:rPr>
                <w:rFonts w:hint="default"/>
              </w:rPr>
            </w:pPr>
            <w:r>
              <w:rPr>
                <w:rFonts w:hint="eastAsia"/>
              </w:rPr>
              <w:t>无</w:t>
            </w:r>
          </w:p>
        </w:tc>
        <w:tc>
          <w:tcPr>
            <w:tcW w:w="440" w:type="pct"/>
            <w:noWrap w:val="0"/>
            <w:vAlign w:val="top"/>
          </w:tcPr>
          <w:p>
            <w:pPr>
              <w:pStyle w:val="34"/>
              <w:bidi w:val="0"/>
              <w:rPr>
                <w:rFonts w:hint="default"/>
              </w:rPr>
            </w:pPr>
            <w:r>
              <w:rPr>
                <w:rFonts w:hint="eastAsia"/>
              </w:rPr>
              <w:t>否</w:t>
            </w:r>
          </w:p>
        </w:tc>
        <w:tc>
          <w:tcPr>
            <w:tcW w:w="420" w:type="pct"/>
            <w:noWrap w:val="0"/>
            <w:vAlign w:val="top"/>
          </w:tcPr>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bidi w:val="0"/>
              <w:rPr>
                <w:rFonts w:hint="default"/>
                <w:lang w:val="en-US" w:eastAsia="zh-CN"/>
              </w:rPr>
            </w:pPr>
            <w:r>
              <w:rPr>
                <w:rFonts w:hint="eastAsia"/>
                <w:lang w:val="en-US" w:eastAsia="zh-CN"/>
              </w:rPr>
              <w:t>手机号</w:t>
            </w:r>
          </w:p>
        </w:tc>
        <w:tc>
          <w:tcPr>
            <w:tcW w:w="417" w:type="pct"/>
            <w:noWrap w:val="0"/>
            <w:vAlign w:val="top"/>
          </w:tcPr>
          <w:p>
            <w:pPr>
              <w:pStyle w:val="34"/>
              <w:bidi w:val="0"/>
              <w:rPr>
                <w:rFonts w:hint="default"/>
                <w:lang w:val="en-US" w:eastAsia="zh-CN"/>
              </w:rPr>
            </w:pPr>
            <w:r>
              <w:rPr>
                <w:rFonts w:hint="eastAsia"/>
                <w:lang w:val="en-US" w:eastAsia="zh-CN"/>
              </w:rPr>
              <w:t>字符串</w:t>
            </w:r>
          </w:p>
        </w:tc>
        <w:tc>
          <w:tcPr>
            <w:tcW w:w="471" w:type="pct"/>
            <w:noWrap w:val="0"/>
            <w:vAlign w:val="top"/>
          </w:tcPr>
          <w:p>
            <w:pPr>
              <w:pStyle w:val="34"/>
              <w:bidi w:val="0"/>
              <w:rPr>
                <w:rFonts w:hint="eastAsia"/>
                <w:lang w:val="en-US" w:eastAsia="zh-CN"/>
              </w:rPr>
            </w:pPr>
            <w:r>
              <w:rPr>
                <w:rFonts w:hint="eastAsia"/>
                <w:lang w:val="en-US" w:eastAsia="zh-CN"/>
              </w:rPr>
              <w:t>NA</w:t>
            </w:r>
          </w:p>
        </w:tc>
        <w:tc>
          <w:tcPr>
            <w:tcW w:w="440" w:type="pct"/>
            <w:noWrap w:val="0"/>
            <w:vAlign w:val="top"/>
          </w:tcPr>
          <w:p>
            <w:pPr>
              <w:pStyle w:val="34"/>
              <w:bidi w:val="0"/>
              <w:rPr>
                <w:rFonts w:hint="eastAsia"/>
                <w:lang w:val="en-US" w:eastAsia="zh-CN"/>
              </w:rPr>
            </w:pPr>
            <w:r>
              <w:rPr>
                <w:rFonts w:hint="eastAsia"/>
                <w:lang w:val="en-US" w:eastAsia="zh-CN"/>
              </w:rPr>
              <w:t>NA</w:t>
            </w:r>
          </w:p>
        </w:tc>
        <w:tc>
          <w:tcPr>
            <w:tcW w:w="919" w:type="pct"/>
            <w:noWrap w:val="0"/>
            <w:vAlign w:val="top"/>
          </w:tcPr>
          <w:p>
            <w:pPr>
              <w:pStyle w:val="34"/>
              <w:bidi w:val="0"/>
              <w:rPr>
                <w:rFonts w:hint="default"/>
              </w:rPr>
            </w:pPr>
          </w:p>
        </w:tc>
        <w:tc>
          <w:tcPr>
            <w:tcW w:w="394" w:type="pct"/>
            <w:noWrap w:val="0"/>
            <w:vAlign w:val="top"/>
          </w:tcPr>
          <w:p>
            <w:pPr>
              <w:pStyle w:val="34"/>
              <w:bidi w:val="0"/>
              <w:rPr>
                <w:rFonts w:hint="default"/>
                <w:lang w:val="en-US" w:eastAsia="zh-CN"/>
              </w:rPr>
            </w:pPr>
            <w:r>
              <w:rPr>
                <w:rFonts w:hint="eastAsia"/>
                <w:lang w:val="en-US" w:eastAsia="zh-CN"/>
              </w:rPr>
              <w:t>22字节</w:t>
            </w:r>
          </w:p>
        </w:tc>
        <w:tc>
          <w:tcPr>
            <w:tcW w:w="374" w:type="pct"/>
            <w:noWrap w:val="0"/>
            <w:vAlign w:val="top"/>
          </w:tcPr>
          <w:p>
            <w:pPr>
              <w:pStyle w:val="34"/>
              <w:bidi w:val="0"/>
              <w:rPr>
                <w:rFonts w:hint="eastAsia"/>
                <w:lang w:val="en-US" w:eastAsia="zh-CN"/>
              </w:rPr>
            </w:pPr>
            <w:r>
              <w:rPr>
                <w:rFonts w:hint="eastAsia"/>
                <w:lang w:val="en-US" w:eastAsia="zh-CN"/>
              </w:rPr>
              <w:t>NA</w:t>
            </w:r>
          </w:p>
        </w:tc>
        <w:tc>
          <w:tcPr>
            <w:tcW w:w="296" w:type="pct"/>
            <w:noWrap w:val="0"/>
            <w:vAlign w:val="top"/>
          </w:tcPr>
          <w:p>
            <w:pPr>
              <w:pStyle w:val="34"/>
              <w:bidi w:val="0"/>
              <w:rPr>
                <w:rFonts w:hint="eastAsia"/>
                <w:lang w:val="en-US" w:eastAsia="zh-CN"/>
              </w:rPr>
            </w:pPr>
            <w:r>
              <w:rPr>
                <w:rFonts w:hint="eastAsia"/>
                <w:lang w:val="en-US" w:eastAsia="zh-CN"/>
              </w:rPr>
              <w:t>无</w:t>
            </w:r>
          </w:p>
        </w:tc>
        <w:tc>
          <w:tcPr>
            <w:tcW w:w="440" w:type="pct"/>
            <w:noWrap w:val="0"/>
            <w:vAlign w:val="top"/>
          </w:tcPr>
          <w:p>
            <w:pPr>
              <w:pStyle w:val="34"/>
              <w:bidi w:val="0"/>
              <w:rPr>
                <w:rFonts w:hint="eastAsia"/>
                <w:lang w:val="en-US" w:eastAsia="zh-CN"/>
              </w:rPr>
            </w:pPr>
            <w:r>
              <w:rPr>
                <w:rFonts w:hint="eastAsia"/>
                <w:lang w:val="en-US" w:eastAsia="zh-CN"/>
              </w:rPr>
              <w:t>否</w:t>
            </w:r>
          </w:p>
        </w:tc>
        <w:tc>
          <w:tcPr>
            <w:tcW w:w="420" w:type="pct"/>
            <w:noWrap w:val="0"/>
            <w:vAlign w:val="top"/>
          </w:tcPr>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bidi w:val="0"/>
              <w:rPr>
                <w:rFonts w:hint="default"/>
                <w:lang w:val="en-US" w:eastAsia="zh-CN"/>
              </w:rPr>
            </w:pPr>
            <w:r>
              <w:rPr>
                <w:rFonts w:hint="eastAsia"/>
                <w:lang w:val="en-US" w:eastAsia="zh-CN"/>
              </w:rPr>
              <w:t>搜索内容</w:t>
            </w:r>
          </w:p>
        </w:tc>
        <w:tc>
          <w:tcPr>
            <w:tcW w:w="417" w:type="pct"/>
            <w:noWrap w:val="0"/>
            <w:vAlign w:val="top"/>
          </w:tcPr>
          <w:p>
            <w:pPr>
              <w:pStyle w:val="34"/>
              <w:bidi w:val="0"/>
              <w:rPr>
                <w:rFonts w:hint="default"/>
                <w:lang w:val="en-US" w:eastAsia="zh-CN"/>
              </w:rPr>
            </w:pPr>
            <w:r>
              <w:rPr>
                <w:rFonts w:hint="eastAsia"/>
                <w:lang w:val="en-US" w:eastAsia="zh-CN"/>
              </w:rPr>
              <w:t>字符串</w:t>
            </w:r>
          </w:p>
        </w:tc>
        <w:tc>
          <w:tcPr>
            <w:tcW w:w="471" w:type="pct"/>
            <w:noWrap w:val="0"/>
            <w:vAlign w:val="top"/>
          </w:tcPr>
          <w:p>
            <w:pPr>
              <w:pStyle w:val="34"/>
              <w:bidi w:val="0"/>
              <w:rPr>
                <w:rFonts w:hint="default"/>
                <w:lang w:val="en-US" w:eastAsia="zh-CN"/>
              </w:rPr>
            </w:pPr>
            <w:r>
              <w:rPr>
                <w:rFonts w:hint="eastAsia"/>
                <w:lang w:val="en-US" w:eastAsia="zh-CN"/>
              </w:rPr>
              <w:t>NA</w:t>
            </w:r>
          </w:p>
        </w:tc>
        <w:tc>
          <w:tcPr>
            <w:tcW w:w="440" w:type="pct"/>
            <w:noWrap w:val="0"/>
            <w:vAlign w:val="top"/>
          </w:tcPr>
          <w:p>
            <w:pPr>
              <w:pStyle w:val="34"/>
              <w:bidi w:val="0"/>
              <w:rPr>
                <w:rFonts w:hint="default"/>
                <w:lang w:val="en-US" w:eastAsia="zh-CN"/>
              </w:rPr>
            </w:pPr>
            <w:r>
              <w:rPr>
                <w:rFonts w:hint="eastAsia"/>
                <w:lang w:val="en-US" w:eastAsia="zh-CN"/>
              </w:rPr>
              <w:t>NA</w:t>
            </w:r>
          </w:p>
        </w:tc>
        <w:tc>
          <w:tcPr>
            <w:tcW w:w="919" w:type="pct"/>
            <w:noWrap w:val="0"/>
            <w:vAlign w:val="top"/>
          </w:tcPr>
          <w:p>
            <w:pPr>
              <w:pStyle w:val="34"/>
              <w:bidi w:val="0"/>
              <w:rPr>
                <w:rFonts w:hint="default"/>
              </w:rPr>
            </w:pPr>
            <w:r>
              <w:rPr>
                <w:rFonts w:hint="eastAsia"/>
              </w:rPr>
              <w:t>^[\u4E00-\u9FA5A-Za-z0-9_]+$</w:t>
            </w:r>
          </w:p>
        </w:tc>
        <w:tc>
          <w:tcPr>
            <w:tcW w:w="394" w:type="pct"/>
            <w:noWrap w:val="0"/>
            <w:vAlign w:val="top"/>
          </w:tcPr>
          <w:p>
            <w:pPr>
              <w:pStyle w:val="34"/>
              <w:bidi w:val="0"/>
              <w:rPr>
                <w:rFonts w:hint="default"/>
                <w:lang w:val="en-US" w:eastAsia="zh-CN"/>
              </w:rPr>
            </w:pPr>
            <w:r>
              <w:rPr>
                <w:rFonts w:hint="eastAsia"/>
                <w:lang w:val="en-US" w:eastAsia="zh-CN"/>
              </w:rPr>
              <w:t>22字节</w:t>
            </w:r>
          </w:p>
        </w:tc>
        <w:tc>
          <w:tcPr>
            <w:tcW w:w="374" w:type="pct"/>
            <w:noWrap w:val="0"/>
            <w:vAlign w:val="top"/>
          </w:tcPr>
          <w:p>
            <w:pPr>
              <w:pStyle w:val="34"/>
              <w:bidi w:val="0"/>
              <w:rPr>
                <w:rFonts w:hint="default"/>
                <w:lang w:val="en-US" w:eastAsia="zh-CN"/>
              </w:rPr>
            </w:pPr>
            <w:r>
              <w:rPr>
                <w:rFonts w:hint="eastAsia"/>
                <w:lang w:val="en-US" w:eastAsia="zh-CN"/>
              </w:rPr>
              <w:t>NA</w:t>
            </w:r>
          </w:p>
        </w:tc>
        <w:tc>
          <w:tcPr>
            <w:tcW w:w="296" w:type="pct"/>
            <w:noWrap w:val="0"/>
            <w:vAlign w:val="top"/>
          </w:tcPr>
          <w:p>
            <w:pPr>
              <w:pStyle w:val="34"/>
              <w:bidi w:val="0"/>
              <w:rPr>
                <w:rFonts w:hint="default"/>
                <w:lang w:val="en-US" w:eastAsia="zh-CN"/>
              </w:rPr>
            </w:pPr>
            <w:r>
              <w:rPr>
                <w:rFonts w:hint="eastAsia"/>
                <w:lang w:val="en-US" w:eastAsia="zh-CN"/>
              </w:rPr>
              <w:t>无</w:t>
            </w:r>
          </w:p>
        </w:tc>
        <w:tc>
          <w:tcPr>
            <w:tcW w:w="440" w:type="pct"/>
            <w:noWrap w:val="0"/>
            <w:vAlign w:val="top"/>
          </w:tcPr>
          <w:p>
            <w:pPr>
              <w:pStyle w:val="34"/>
              <w:bidi w:val="0"/>
              <w:rPr>
                <w:rFonts w:hint="default"/>
                <w:lang w:val="en-US" w:eastAsia="zh-CN"/>
              </w:rPr>
            </w:pPr>
            <w:r>
              <w:rPr>
                <w:rFonts w:hint="eastAsia"/>
                <w:lang w:val="en-US" w:eastAsia="zh-CN"/>
              </w:rPr>
              <w:t>否</w:t>
            </w:r>
          </w:p>
        </w:tc>
        <w:tc>
          <w:tcPr>
            <w:tcW w:w="420" w:type="pct"/>
            <w:noWrap w:val="0"/>
            <w:vAlign w:val="top"/>
          </w:tcPr>
          <w:p>
            <w:pPr>
              <w:pStyle w:val="34"/>
              <w:bidi w:val="0"/>
              <w:rPr>
                <w:rFonts w:hint="default"/>
                <w:lang w:val="en-US" w:eastAsia="zh-CN"/>
              </w:rPr>
            </w:pPr>
            <w:r>
              <w:rPr>
                <w:rFonts w:hint="eastAsia"/>
                <w:lang w:val="en-US" w:eastAsia="zh-CN"/>
              </w:rPr>
              <w:t>企业输入\</w:t>
            </w:r>
          </w:p>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eastAsia"/>
              </w:rPr>
            </w:pPr>
          </w:p>
        </w:tc>
      </w:tr>
    </w:tbl>
    <w:p>
      <w:pPr>
        <w:spacing w:line="300" w:lineRule="auto"/>
        <w:rPr>
          <w:rFonts w:ascii="宋体" w:hAnsi="宋体" w:cs="宋体"/>
          <w:b/>
          <w:bCs/>
          <w:color w:val="000000"/>
          <w:kern w:val="0"/>
          <w:sz w:val="28"/>
          <w:szCs w:val="28"/>
        </w:rPr>
      </w:pPr>
    </w:p>
    <w:p>
      <w:pPr>
        <w:pStyle w:val="6"/>
        <w:numPr>
          <w:ilvl w:val="4"/>
          <w:numId w:val="13"/>
        </w:numPr>
        <w:bidi w:val="0"/>
      </w:pPr>
      <w:r>
        <w:rPr>
          <w:rFonts w:hint="eastAsia"/>
        </w:rPr>
        <w:t>数据项之间的关系</w:t>
      </w:r>
    </w:p>
    <w:p>
      <w:pPr>
        <w:bidi w:val="0"/>
      </w:pPr>
      <w:r>
        <w:rPr>
          <w:rFonts w:hint="eastAsia"/>
        </w:rPr>
        <w:t>无。</w:t>
      </w:r>
    </w:p>
    <w:p>
      <w:pPr>
        <w:pStyle w:val="6"/>
        <w:numPr>
          <w:ilvl w:val="4"/>
          <w:numId w:val="13"/>
        </w:numPr>
        <w:bidi w:val="0"/>
      </w:pPr>
      <w:r>
        <w:rPr>
          <w:rFonts w:hint="eastAsia"/>
        </w:rPr>
        <w:t>窗口有效性</w:t>
      </w:r>
    </w:p>
    <w:p>
      <w:pPr>
        <w:numPr>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3"/>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3"/>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3"/>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3"/>
        </w:numPr>
        <w:bidi w:val="0"/>
      </w:pPr>
      <w:r>
        <w:rPr>
          <w:rFonts w:hint="eastAsia"/>
        </w:rPr>
        <w:t>命令的执行方式</w:t>
      </w:r>
    </w:p>
    <w:p>
      <w:r>
        <w:rPr>
          <w:rFonts w:hint="eastAsia" w:ascii="宋体" w:hAnsi="宋体" w:cs="宋体"/>
          <w:b w:val="0"/>
          <w:bCs w:val="0"/>
          <w:color w:val="000000"/>
          <w:kern w:val="0"/>
          <w:sz w:val="24"/>
          <w:szCs w:val="24"/>
          <w:lang w:val="en-US" w:eastAsia="zh-CN"/>
        </w:rPr>
        <w:t>企业</w:t>
      </w:r>
      <w:r>
        <w:rPr>
          <w:rFonts w:hint="eastAsia" w:ascii="宋体" w:hAnsi="宋体" w:cs="宋体"/>
          <w:b w:val="0"/>
          <w:bCs w:val="0"/>
          <w:color w:val="000000"/>
          <w:sz w:val="24"/>
          <w:szCs w:val="24"/>
        </w:rPr>
        <w:t>进入</w:t>
      </w:r>
      <w:r>
        <w:rPr>
          <w:rFonts w:hint="eastAsia" w:ascii="宋体" w:hAnsi="宋体" w:cs="宋体"/>
          <w:b w:val="0"/>
          <w:bCs w:val="0"/>
          <w:color w:val="000000"/>
          <w:kern w:val="2"/>
          <w:sz w:val="24"/>
          <w:szCs w:val="24"/>
          <w:lang w:val="en-US" w:eastAsia="zh-CN" w:bidi="ar"/>
        </w:rPr>
        <w:t>企业端</w:t>
      </w:r>
      <w:r>
        <w:rPr>
          <w:rFonts w:hint="eastAsia" w:ascii="宋体" w:hAnsi="宋体" w:eastAsia="宋体" w:cs="宋体"/>
          <w:b w:val="0"/>
          <w:bCs w:val="0"/>
          <w:color w:val="000000"/>
          <w:kern w:val="2"/>
          <w:sz w:val="24"/>
          <w:szCs w:val="24"/>
          <w:lang w:val="en-US" w:eastAsia="zh-CN" w:bidi="ar"/>
        </w:rPr>
        <w:t>首页</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kern w:val="2"/>
          <w:sz w:val="24"/>
          <w:szCs w:val="24"/>
          <w:lang w:val="en-US" w:eastAsia="zh-CN" w:bidi="ar"/>
        </w:rPr>
        <w:t>EnterpriseInterface</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6"/>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16706"/>
      <w:bookmarkStart w:id="85" w:name="_Toc27521"/>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890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jc w:val="center"/>
              <w:rPr>
                <w:rFonts w:eastAsia="Times New Roman"/>
                <w:b/>
                <w:bCs/>
              </w:rPr>
            </w:pPr>
            <w:r>
              <w:rPr>
                <w:rFonts w:hint="eastAsia" w:eastAsia="Times New Roman"/>
                <w:b/>
                <w:bCs/>
              </w:rPr>
              <w:t>序号</w:t>
            </w:r>
          </w:p>
        </w:tc>
        <w:tc>
          <w:tcPr>
            <w:tcW w:w="4807" w:type="dxa"/>
          </w:tcPr>
          <w:p>
            <w:pPr>
              <w:pStyle w:val="34"/>
              <w:widowControl w:val="0"/>
              <w:jc w:val="center"/>
              <w:rPr>
                <w:rFonts w:eastAsia="Times New Roman"/>
                <w:b/>
                <w:bCs/>
              </w:rPr>
            </w:pPr>
            <w:r>
              <w:rPr>
                <w:rFonts w:hint="eastAsia" w:eastAsia="Times New Roman"/>
                <w:b/>
                <w:bCs/>
              </w:rPr>
              <w:t>用例名</w:t>
            </w:r>
          </w:p>
        </w:tc>
        <w:tc>
          <w:tcPr>
            <w:tcW w:w="2265" w:type="dxa"/>
          </w:tcPr>
          <w:p>
            <w:pPr>
              <w:pStyle w:val="34"/>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1</w:t>
            </w:r>
          </w:p>
        </w:tc>
        <w:tc>
          <w:tcPr>
            <w:tcW w:w="4807" w:type="dxa"/>
          </w:tcPr>
          <w:p>
            <w:pPr>
              <w:pStyle w:val="34"/>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4"/>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2</w:t>
            </w:r>
          </w:p>
        </w:tc>
        <w:tc>
          <w:tcPr>
            <w:tcW w:w="4807" w:type="dxa"/>
          </w:tcPr>
          <w:p>
            <w:pPr>
              <w:pStyle w:val="34"/>
              <w:widowControl w:val="0"/>
              <w:bidi w:val="0"/>
              <w:jc w:val="both"/>
              <w:rPr>
                <w:rFonts w:hint="default" w:eastAsia="宋体"/>
                <w:lang w:val="en-US" w:eastAsia="zh-CN"/>
              </w:rPr>
            </w:pPr>
            <w:r>
              <w:rPr>
                <w:rFonts w:hint="eastAsia"/>
                <w:lang w:val="en-US" w:eastAsia="zh-CN"/>
              </w:rPr>
              <w:t>SubmitTicket</w:t>
            </w:r>
          </w:p>
        </w:tc>
        <w:tc>
          <w:tcPr>
            <w:tcW w:w="2265" w:type="dxa"/>
          </w:tcPr>
          <w:p>
            <w:pPr>
              <w:pStyle w:val="34"/>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3</w:t>
            </w:r>
          </w:p>
        </w:tc>
        <w:tc>
          <w:tcPr>
            <w:tcW w:w="4807" w:type="dxa"/>
          </w:tcPr>
          <w:p>
            <w:pPr>
              <w:pStyle w:val="34"/>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4"/>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rPr>
            </w:pPr>
            <w:r>
              <w:rPr>
                <w:rFonts w:hint="default"/>
                <w:lang w:val="en-US"/>
              </w:rPr>
              <w:t>4</w:t>
            </w:r>
          </w:p>
        </w:tc>
        <w:tc>
          <w:tcPr>
            <w:tcW w:w="4807" w:type="dxa"/>
          </w:tcPr>
          <w:p>
            <w:pPr>
              <w:pStyle w:val="34"/>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4"/>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5</w:t>
            </w:r>
          </w:p>
        </w:tc>
        <w:tc>
          <w:tcPr>
            <w:tcW w:w="4807" w:type="dxa"/>
          </w:tcPr>
          <w:p>
            <w:pPr>
              <w:pStyle w:val="34"/>
              <w:widowControl w:val="0"/>
              <w:bidi w:val="0"/>
              <w:jc w:val="both"/>
              <w:rPr>
                <w:rFonts w:hint="default"/>
                <w:lang w:val="en-US" w:eastAsia="zh-CN"/>
              </w:rPr>
            </w:pPr>
            <w:r>
              <w:rPr>
                <w:rFonts w:hint="eastAsia"/>
                <w:lang w:val="en-US" w:eastAsia="zh-CN"/>
              </w:rPr>
              <w:t>DeleteTicket</w:t>
            </w:r>
          </w:p>
        </w:tc>
        <w:tc>
          <w:tcPr>
            <w:tcW w:w="2265" w:type="dxa"/>
          </w:tcPr>
          <w:p>
            <w:pPr>
              <w:pStyle w:val="34"/>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7</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8</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9</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10</w:t>
            </w:r>
          </w:p>
        </w:tc>
        <w:tc>
          <w:tcPr>
            <w:tcW w:w="4807" w:type="dxa"/>
            <w:vAlign w:val="top"/>
          </w:tcPr>
          <w:p>
            <w:pPr>
              <w:pStyle w:val="34"/>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11</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AuthOverwrite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12</w:t>
            </w:r>
          </w:p>
        </w:tc>
        <w:tc>
          <w:tcPr>
            <w:tcW w:w="4807" w:type="dxa"/>
          </w:tcPr>
          <w:p>
            <w:pPr>
              <w:pStyle w:val="34"/>
              <w:widowControl w:val="0"/>
              <w:bidi w:val="0"/>
              <w:jc w:val="both"/>
              <w:rPr>
                <w:rFonts w:hint="default"/>
                <w:lang w:val="en-US" w:eastAsia="zh-CN"/>
              </w:rPr>
            </w:pPr>
            <w:r>
              <w:rPr>
                <w:rFonts w:hint="eastAsia"/>
                <w:lang w:val="en-US" w:eastAsia="zh-CN"/>
              </w:rPr>
              <w:t>LogViewer</w:t>
            </w:r>
          </w:p>
        </w:tc>
        <w:tc>
          <w:tcPr>
            <w:tcW w:w="2265" w:type="dxa"/>
          </w:tcPr>
          <w:p>
            <w:pPr>
              <w:pStyle w:val="34"/>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lang w:val="en-US" w:eastAsia="zh-CN"/>
              </w:rPr>
            </w:pPr>
            <w:r>
              <w:rPr>
                <w:rFonts w:hint="eastAsia"/>
                <w:lang w:val="en-US" w:eastAsia="zh-CN"/>
              </w:rPr>
              <w:t>2022年7月12日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both"/>
              <w:rPr>
                <w:rFonts w:eastAsia="Times New Roman"/>
              </w:rPr>
            </w:pPr>
          </w:p>
        </w:tc>
        <w:tc>
          <w:tcPr>
            <w:tcW w:w="2130" w:type="dxa"/>
          </w:tcPr>
          <w:p>
            <w:pPr>
              <w:pStyle w:val="34"/>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eastAsia" w:eastAsia="宋体"/>
          <w:color w:val="000000" w:themeColor="text1"/>
          <w:lang w:eastAsia="zh-CN"/>
          <w14:textFill>
            <w14:solidFill>
              <w14:schemeClr w14:val="tx1"/>
            </w14:solidFill>
          </w14:textFill>
        </w:rPr>
      </w:pP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3745230"/>
            <wp:effectExtent l="0" t="0" r="10160" b="7620"/>
            <wp:docPr id="34" name="图片 34"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default" w:eastAsia="宋体"/>
          <w:color w:val="000000" w:themeColor="text1"/>
          <w:lang w:val="en-US" w:eastAsia="zh-CN"/>
          <w14:textFill>
            <w14:solidFill>
              <w14:schemeClr w14:val="tx1"/>
            </w14:solidFill>
          </w14:textFill>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服务单管理</w:t>
      </w:r>
      <w:r>
        <w:rPr>
          <w:rFonts w:hint="eastAsia"/>
          <w:lang w:val="en-US" w:eastAsia="zh-CN"/>
        </w:rPr>
        <w:t>界面</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8"/>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用例标识符</w:t>
            </w:r>
          </w:p>
        </w:tc>
        <w:tc>
          <w:tcPr>
            <w:tcW w:w="6393" w:type="dxa"/>
            <w:gridSpan w:val="3"/>
          </w:tcPr>
          <w:p>
            <w:pPr>
              <w:pStyle w:val="34"/>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用例名</w:t>
            </w:r>
          </w:p>
        </w:tc>
        <w:tc>
          <w:tcPr>
            <w:tcW w:w="6393" w:type="dxa"/>
            <w:gridSpan w:val="3"/>
          </w:tcPr>
          <w:p>
            <w:pPr>
              <w:pStyle w:val="34"/>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用例的创建者</w:t>
            </w:r>
          </w:p>
        </w:tc>
        <w:tc>
          <w:tcPr>
            <w:tcW w:w="2131"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用例的创建时间</w:t>
            </w:r>
          </w:p>
        </w:tc>
        <w:tc>
          <w:tcPr>
            <w:tcW w:w="2131" w:type="dxa"/>
          </w:tcPr>
          <w:p>
            <w:pPr>
              <w:pStyle w:val="34"/>
              <w:widowControl w:val="0"/>
              <w:jc w:val="center"/>
              <w:rPr>
                <w:rFonts w:hint="default" w:eastAsia="宋体"/>
                <w:lang w:val="en-US" w:eastAsia="zh-C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操作者</w:t>
            </w:r>
          </w:p>
        </w:tc>
        <w:tc>
          <w:tcPr>
            <w:tcW w:w="6393" w:type="dxa"/>
            <w:gridSpan w:val="3"/>
          </w:tcPr>
          <w:p>
            <w:pPr>
              <w:pStyle w:val="34"/>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描述</w:t>
            </w:r>
          </w:p>
        </w:tc>
        <w:tc>
          <w:tcPr>
            <w:tcW w:w="6393" w:type="dxa"/>
            <w:gridSpan w:val="3"/>
          </w:tcPr>
          <w:p>
            <w:pPr>
              <w:pStyle w:val="34"/>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前置条件</w:t>
            </w:r>
          </w:p>
        </w:tc>
        <w:tc>
          <w:tcPr>
            <w:tcW w:w="6393" w:type="dxa"/>
            <w:gridSpan w:val="3"/>
          </w:tcPr>
          <w:p>
            <w:pPr>
              <w:pStyle w:val="34"/>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后置条件</w:t>
            </w:r>
          </w:p>
        </w:tc>
        <w:tc>
          <w:tcPr>
            <w:tcW w:w="6393" w:type="dxa"/>
            <w:gridSpan w:val="3"/>
          </w:tcPr>
          <w:p>
            <w:pPr>
              <w:pStyle w:val="34"/>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主事件流</w:t>
            </w:r>
          </w:p>
        </w:tc>
        <w:tc>
          <w:tcPr>
            <w:tcW w:w="2131"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pStyle w:val="10"/>
        <w:bidi w:val="0"/>
        <w:ind w:left="0" w:leftChars="0" w:firstLine="0" w:firstLineChars="0"/>
        <w:jc w:val="center"/>
        <w:rPr>
          <w:rFonts w:hint="eastAsia" w:eastAsia="宋体"/>
          <w:lang w:eastAsia="zh-CN"/>
        </w:rPr>
      </w:pP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服务单管理界面</w:t>
      </w: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5"/>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rPr>
            </w:pPr>
            <w:r>
              <w:rPr>
                <w:rFonts w:hint="eastAsia" w:eastAsia="Times New Roma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4"/>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4"/>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31"/>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4"/>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2"/>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服务单管理页面</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4"/>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3"/>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4"/>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输入不能为空对话框</w:t>
      </w:r>
    </w:p>
    <w:p>
      <w:pPr>
        <w:pStyle w:val="5"/>
        <w:numPr>
          <w:ilvl w:val="3"/>
          <w:numId w:val="13"/>
        </w:numPr>
        <w:bidi w:val="0"/>
        <w:rPr>
          <w:rFonts w:hint="default"/>
          <w:lang w:val="en-US" w:eastAsia="zh-CN"/>
        </w:rPr>
      </w:pPr>
      <w:r>
        <w:rPr>
          <w:rFonts w:hint="eastAsia"/>
          <w:lang w:val="en-US" w:eastAsia="zh-CN"/>
        </w:rPr>
        <w:t>企业入驻申请</w:t>
      </w:r>
    </w:p>
    <w:p>
      <w:pPr>
        <w:pStyle w:val="10"/>
        <w:rPr>
          <w:rFonts w:hint="eastAsia" w:eastAsia="宋体"/>
          <w:lang w:eastAsia="zh-CN"/>
        </w:rPr>
      </w:pPr>
      <w:r>
        <w:t xml:space="preserve">表 </w:t>
      </w:r>
      <w:r>
        <w:fldChar w:fldCharType="begin"/>
      </w:r>
      <w:r>
        <w:instrText xml:space="preserve"> SEQ 表 \* ARABIC </w:instrText>
      </w:r>
      <w:r>
        <w:fldChar w:fldCharType="separate"/>
      </w:r>
      <w:r>
        <w:t>23</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07" w:type="dxa"/>
            <w:noWrap w:val="0"/>
            <w:vAlign w:val="top"/>
          </w:tcPr>
          <w:p>
            <w:pPr>
              <w:pStyle w:val="34"/>
              <w:widowControl w:val="0"/>
              <w:bidi w:val="0"/>
              <w:jc w:val="both"/>
              <w:rPr>
                <w:rFonts w:hint="default"/>
                <w:b/>
                <w:bCs/>
              </w:rPr>
            </w:pPr>
            <w:r>
              <w:rPr>
                <w:rFonts w:hint="eastAsia"/>
                <w:b/>
                <w:bCs/>
              </w:rPr>
              <w:t>用例标识符</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用例名称</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用例创建者</w:t>
            </w:r>
          </w:p>
        </w:tc>
        <w:tc>
          <w:tcPr>
            <w:tcW w:w="251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4"/>
              <w:widowControl w:val="0"/>
              <w:bidi w:val="0"/>
              <w:jc w:val="both"/>
              <w:rPr>
                <w:rFonts w:hint="default"/>
              </w:rPr>
            </w:pPr>
            <w:r>
              <w:rPr>
                <w:rFonts w:hint="eastAsia"/>
              </w:rPr>
              <w:t>用例最后修改者</w:t>
            </w:r>
          </w:p>
        </w:tc>
        <w:tc>
          <w:tcPr>
            <w:tcW w:w="189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用例创建时间</w:t>
            </w:r>
          </w:p>
        </w:tc>
        <w:tc>
          <w:tcPr>
            <w:tcW w:w="2518" w:type="dxa"/>
            <w:gridSpan w:val="2"/>
            <w:noWrap w:val="0"/>
            <w:vAlign w:val="top"/>
          </w:tcPr>
          <w:p>
            <w:pPr>
              <w:pStyle w:val="34"/>
              <w:widowControl w:val="0"/>
              <w:bidi w:val="0"/>
              <w:jc w:val="both"/>
              <w:rPr>
                <w:rFonts w:hint="default"/>
              </w:rPr>
            </w:pPr>
            <w:r>
              <w:rPr>
                <w:rFonts w:hint="eastAsia"/>
                <w:lang w:val="en-US" w:eastAsia="zh-CN"/>
              </w:rPr>
              <w:t>2022年9月20日</w:t>
            </w:r>
          </w:p>
        </w:tc>
        <w:tc>
          <w:tcPr>
            <w:tcW w:w="1999" w:type="dxa"/>
            <w:noWrap w:val="0"/>
            <w:vAlign w:val="top"/>
          </w:tcPr>
          <w:p>
            <w:pPr>
              <w:pStyle w:val="34"/>
              <w:widowControl w:val="0"/>
              <w:bidi w:val="0"/>
              <w:jc w:val="both"/>
              <w:rPr>
                <w:rFonts w:hint="default"/>
              </w:rPr>
            </w:pPr>
            <w:r>
              <w:rPr>
                <w:rFonts w:hint="eastAsia"/>
              </w:rPr>
              <w:t>用例最后修改时间</w:t>
            </w:r>
          </w:p>
        </w:tc>
        <w:tc>
          <w:tcPr>
            <w:tcW w:w="1898" w:type="dxa"/>
            <w:gridSpan w:val="2"/>
            <w:noWrap w:val="0"/>
            <w:vAlign w:val="top"/>
          </w:tcPr>
          <w:p>
            <w:pPr>
              <w:pStyle w:val="34"/>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4"/>
              <w:widowControl w:val="0"/>
              <w:bidi w:val="0"/>
              <w:jc w:val="both"/>
              <w:rPr>
                <w:rFonts w:hint="default"/>
                <w:b/>
                <w:bCs/>
              </w:rPr>
            </w:pPr>
            <w:r>
              <w:rPr>
                <w:rFonts w:hint="eastAsia"/>
                <w:b/>
                <w:bCs/>
              </w:rPr>
              <w:t>操作者</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4"/>
              <w:widowControl w:val="0"/>
              <w:bidi w:val="0"/>
              <w:jc w:val="both"/>
              <w:rPr>
                <w:rFonts w:hint="default"/>
                <w:b/>
                <w:bCs/>
              </w:rPr>
            </w:pPr>
            <w:r>
              <w:rPr>
                <w:rFonts w:hint="eastAsia"/>
                <w:b/>
                <w:bCs/>
              </w:rPr>
              <w:t>描述</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4"/>
              <w:widowControl w:val="0"/>
              <w:bidi w:val="0"/>
              <w:jc w:val="both"/>
              <w:rPr>
                <w:rFonts w:hint="default"/>
                <w:b/>
                <w:bCs/>
              </w:rPr>
            </w:pPr>
            <w:r>
              <w:rPr>
                <w:rFonts w:hint="eastAsia"/>
                <w:b/>
                <w:bCs/>
              </w:rPr>
              <w:t>前置条件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4"/>
              <w:widowControl w:val="0"/>
              <w:bidi w:val="0"/>
              <w:jc w:val="both"/>
              <w:rPr>
                <w:rFonts w:hint="default"/>
                <w:b/>
                <w:bCs/>
              </w:rPr>
            </w:pPr>
            <w:r>
              <w:rPr>
                <w:rFonts w:hint="eastAsia"/>
                <w:b/>
                <w:bCs/>
              </w:rPr>
              <w:t>后置条件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4"/>
              <w:widowControl w:val="0"/>
              <w:bidi w:val="0"/>
              <w:jc w:val="both"/>
              <w:rPr>
                <w:rFonts w:hint="default"/>
                <w:b/>
                <w:bCs/>
              </w:rPr>
            </w:pPr>
            <w:r>
              <w:rPr>
                <w:rFonts w:hint="eastAsia"/>
                <w:b/>
                <w:bCs/>
              </w:rPr>
              <w:t>主事件流</w:t>
            </w:r>
          </w:p>
        </w:tc>
        <w:tc>
          <w:tcPr>
            <w:tcW w:w="2034" w:type="dxa"/>
            <w:noWrap w:val="0"/>
            <w:vAlign w:val="top"/>
          </w:tcPr>
          <w:p>
            <w:pPr>
              <w:pStyle w:val="34"/>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4"/>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4"/>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4"/>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子事件流a</w:t>
            </w:r>
          </w:p>
        </w:tc>
        <w:tc>
          <w:tcPr>
            <w:tcW w:w="6393" w:type="dxa"/>
            <w:gridSpan w:val="4"/>
            <w:noWrap w:val="0"/>
            <w:vAlign w:val="top"/>
          </w:tcPr>
          <w:p>
            <w:pPr>
              <w:pStyle w:val="34"/>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异常处理</w:t>
            </w:r>
          </w:p>
        </w:tc>
        <w:tc>
          <w:tcPr>
            <w:tcW w:w="6393" w:type="dxa"/>
            <w:gridSpan w:val="4"/>
            <w:noWrap w:val="0"/>
            <w:vAlign w:val="top"/>
          </w:tcPr>
          <w:p>
            <w:pPr>
              <w:pStyle w:val="34"/>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pStyle w:val="10"/>
        <w:jc w:val="both"/>
        <w:rPr>
          <w:rFonts w:hint="eastAsia" w:eastAsia="宋体"/>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自定义回复用例表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4"/>
              <w:widowControl w:val="0"/>
              <w:numPr>
                <w:ilvl w:val="0"/>
                <w:numId w:val="0"/>
              </w:numPr>
              <w:ind w:leftChars="0"/>
              <w:jc w:val="both"/>
              <w:rPr>
                <w:rFonts w:hint="eastAsia"/>
                <w:lang w:val="en-US" w:eastAsia="zh-CN"/>
              </w:rPr>
            </w:pPr>
            <w:r>
              <w:rPr>
                <w:rFonts w:hint="eastAsia"/>
                <w:lang w:val="en-US" w:eastAsia="zh-CN"/>
              </w:rPr>
              <w:t>2 用户填写对应信息</w:t>
            </w:r>
          </w:p>
          <w:p>
            <w:pPr>
              <w:pStyle w:val="34"/>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35"/>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3"/>
        </w:numPr>
        <w:bidi w:val="0"/>
        <w:rPr>
          <w:rFonts w:hint="default"/>
          <w:lang w:val="en-US"/>
        </w:rPr>
      </w:pPr>
      <w:r>
        <w:rPr>
          <w:rFonts w:hint="eastAsia"/>
          <w:lang w:val="en-US" w:eastAsia="zh-CN"/>
        </w:rPr>
        <w:t>服务单权限覆写</w:t>
      </w:r>
    </w:p>
    <w:p>
      <w:pPr>
        <w:pStyle w:val="10"/>
        <w:rPr>
          <w:rFonts w:hint="eastAsia" w:eastAsia="宋体"/>
          <w:lang w:eastAsia="zh-CN"/>
        </w:rPr>
      </w:pPr>
      <w:r>
        <w:t xml:space="preserve">表 </w:t>
      </w:r>
      <w:r>
        <w:fldChar w:fldCharType="begin"/>
      </w:r>
      <w:r>
        <w:instrText xml:space="preserve"> SEQ 表 \* ARABIC </w:instrText>
      </w:r>
      <w:r>
        <w:fldChar w:fldCharType="separate"/>
      </w:r>
      <w:r>
        <w:t>26</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2023年3月9日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4"/>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4"/>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子事件流a</w:t>
            </w:r>
          </w:p>
        </w:tc>
        <w:tc>
          <w:tcPr>
            <w:tcW w:w="6280" w:type="dxa"/>
            <w:gridSpan w:val="4"/>
            <w:noWrap w:val="0"/>
            <w:vAlign w:val="top"/>
          </w:tcPr>
          <w:p>
            <w:pPr>
              <w:pStyle w:val="34"/>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服务单管理界面</w:t>
      </w:r>
    </w:p>
    <w:p>
      <w:pPr>
        <w:pStyle w:val="5"/>
        <w:numPr>
          <w:ilvl w:val="3"/>
          <w:numId w:val="13"/>
        </w:numPr>
        <w:bidi w:val="0"/>
        <w:rPr>
          <w:rFonts w:hint="default"/>
          <w:lang w:val="en-US" w:eastAsia="zh-CN"/>
        </w:rPr>
      </w:pPr>
      <w:r>
        <w:rPr>
          <w:rFonts w:hint="eastAsia"/>
          <w:lang w:val="en-US" w:eastAsia="zh-CN"/>
        </w:rPr>
        <w:t>查看日志</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服务评价用例表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2022年9月20日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4"/>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4"/>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w:t>
            </w:r>
          </w:p>
        </w:tc>
        <w:tc>
          <w:tcPr>
            <w:tcW w:w="6280" w:type="dxa"/>
            <w:gridSpan w:val="4"/>
            <w:noWrap w:val="0"/>
            <w:vAlign w:val="top"/>
          </w:tcPr>
          <w:p>
            <w:pPr>
              <w:pStyle w:val="34"/>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15849"/>
      <w:bookmarkStart w:id="93" w:name="_Toc30658"/>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6"/>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26425"/>
      <w:bookmarkStart w:id="95" w:name="_Toc11530"/>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7"/>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8"/>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9"/>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40"/>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41"/>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3"/>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4"/>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5"/>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6"/>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8"/>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9"/>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50"/>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6"/>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积极勇敢有自信">
    <w15:presenceInfo w15:providerId="None" w15:userId="积极勇敢有自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2E6257"/>
    <w:rsid w:val="02DD05FC"/>
    <w:rsid w:val="04615D53"/>
    <w:rsid w:val="05A92D8E"/>
    <w:rsid w:val="05C54514"/>
    <w:rsid w:val="068F3663"/>
    <w:rsid w:val="069E745F"/>
    <w:rsid w:val="06A34F14"/>
    <w:rsid w:val="06A426A3"/>
    <w:rsid w:val="07E125CE"/>
    <w:rsid w:val="08DD2BFA"/>
    <w:rsid w:val="09783B2E"/>
    <w:rsid w:val="09BB210B"/>
    <w:rsid w:val="09C96AEF"/>
    <w:rsid w:val="09FA7720"/>
    <w:rsid w:val="0A694300"/>
    <w:rsid w:val="0A883B2D"/>
    <w:rsid w:val="0ACA5202"/>
    <w:rsid w:val="0BDF7F14"/>
    <w:rsid w:val="0C495111"/>
    <w:rsid w:val="0CC424A5"/>
    <w:rsid w:val="0CE86CD0"/>
    <w:rsid w:val="0CF272A9"/>
    <w:rsid w:val="0D815E60"/>
    <w:rsid w:val="0DC713E5"/>
    <w:rsid w:val="0E311059"/>
    <w:rsid w:val="0EA000EC"/>
    <w:rsid w:val="0EAA351E"/>
    <w:rsid w:val="0EC969D1"/>
    <w:rsid w:val="0F946A78"/>
    <w:rsid w:val="0FC71A98"/>
    <w:rsid w:val="108A2474"/>
    <w:rsid w:val="10DD50AF"/>
    <w:rsid w:val="11480CCC"/>
    <w:rsid w:val="114C4231"/>
    <w:rsid w:val="13224CFC"/>
    <w:rsid w:val="138633A6"/>
    <w:rsid w:val="13921DC8"/>
    <w:rsid w:val="1503389A"/>
    <w:rsid w:val="15121CC7"/>
    <w:rsid w:val="153D4CD7"/>
    <w:rsid w:val="16B965DF"/>
    <w:rsid w:val="16C652E7"/>
    <w:rsid w:val="174669BC"/>
    <w:rsid w:val="17825960"/>
    <w:rsid w:val="17DA4A5F"/>
    <w:rsid w:val="17F74188"/>
    <w:rsid w:val="18375B2E"/>
    <w:rsid w:val="189850FE"/>
    <w:rsid w:val="19AC7BCB"/>
    <w:rsid w:val="19B17A41"/>
    <w:rsid w:val="19C55185"/>
    <w:rsid w:val="1A0E6614"/>
    <w:rsid w:val="1AC4344A"/>
    <w:rsid w:val="1BDE7C98"/>
    <w:rsid w:val="1C535BE8"/>
    <w:rsid w:val="1CCA153F"/>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A4862A9"/>
    <w:rsid w:val="2B112AD2"/>
    <w:rsid w:val="2BEA55EB"/>
    <w:rsid w:val="2BF64687"/>
    <w:rsid w:val="2C410BAD"/>
    <w:rsid w:val="2C5615C8"/>
    <w:rsid w:val="2D4E4DBA"/>
    <w:rsid w:val="2D8D2D7E"/>
    <w:rsid w:val="2E5C472D"/>
    <w:rsid w:val="2E785C55"/>
    <w:rsid w:val="2EB021A6"/>
    <w:rsid w:val="2ECB1A8A"/>
    <w:rsid w:val="30A03E69"/>
    <w:rsid w:val="30FD09E8"/>
    <w:rsid w:val="31192675"/>
    <w:rsid w:val="315B2B1F"/>
    <w:rsid w:val="32211541"/>
    <w:rsid w:val="32B77BA3"/>
    <w:rsid w:val="33987EE3"/>
    <w:rsid w:val="33F92393"/>
    <w:rsid w:val="34497951"/>
    <w:rsid w:val="34526057"/>
    <w:rsid w:val="34752511"/>
    <w:rsid w:val="34AA5B88"/>
    <w:rsid w:val="34CA7F9C"/>
    <w:rsid w:val="34EB1FE5"/>
    <w:rsid w:val="35432692"/>
    <w:rsid w:val="36274EBB"/>
    <w:rsid w:val="3631157E"/>
    <w:rsid w:val="36712C85"/>
    <w:rsid w:val="36E063BF"/>
    <w:rsid w:val="376134D1"/>
    <w:rsid w:val="37761087"/>
    <w:rsid w:val="37BA648F"/>
    <w:rsid w:val="37CB1876"/>
    <w:rsid w:val="37DD41E0"/>
    <w:rsid w:val="380339C3"/>
    <w:rsid w:val="383C3B07"/>
    <w:rsid w:val="39856D8B"/>
    <w:rsid w:val="398F5688"/>
    <w:rsid w:val="39DD3F1A"/>
    <w:rsid w:val="3A3A2895"/>
    <w:rsid w:val="3A73433C"/>
    <w:rsid w:val="3AD1678A"/>
    <w:rsid w:val="3AD25968"/>
    <w:rsid w:val="3BB27CF0"/>
    <w:rsid w:val="3C4F69FB"/>
    <w:rsid w:val="3CC81056"/>
    <w:rsid w:val="3CDE1CFD"/>
    <w:rsid w:val="3D0B6B21"/>
    <w:rsid w:val="3D1A69A2"/>
    <w:rsid w:val="3D5324D5"/>
    <w:rsid w:val="3EAE0EEB"/>
    <w:rsid w:val="3EFF7C2E"/>
    <w:rsid w:val="3F6C50B0"/>
    <w:rsid w:val="407176EE"/>
    <w:rsid w:val="42A6083D"/>
    <w:rsid w:val="42CD61D3"/>
    <w:rsid w:val="42F95BBB"/>
    <w:rsid w:val="443B71EF"/>
    <w:rsid w:val="44B247F8"/>
    <w:rsid w:val="4504721B"/>
    <w:rsid w:val="4606139E"/>
    <w:rsid w:val="464B03E7"/>
    <w:rsid w:val="48073683"/>
    <w:rsid w:val="48E94252"/>
    <w:rsid w:val="490C04CC"/>
    <w:rsid w:val="49431DC2"/>
    <w:rsid w:val="49914393"/>
    <w:rsid w:val="4BA319CF"/>
    <w:rsid w:val="4C36368C"/>
    <w:rsid w:val="4CBD5E9A"/>
    <w:rsid w:val="4D61283B"/>
    <w:rsid w:val="4D9C5D37"/>
    <w:rsid w:val="4DB2594E"/>
    <w:rsid w:val="4E516306"/>
    <w:rsid w:val="4E670B09"/>
    <w:rsid w:val="4E87691A"/>
    <w:rsid w:val="4E884CC1"/>
    <w:rsid w:val="4EB62AD4"/>
    <w:rsid w:val="4ECB0EF7"/>
    <w:rsid w:val="4EE70CA7"/>
    <w:rsid w:val="4EF92E4C"/>
    <w:rsid w:val="4F11263C"/>
    <w:rsid w:val="4FBA06E5"/>
    <w:rsid w:val="4FDE25D1"/>
    <w:rsid w:val="50895B55"/>
    <w:rsid w:val="50F6531B"/>
    <w:rsid w:val="518B1268"/>
    <w:rsid w:val="51954DE5"/>
    <w:rsid w:val="52253A71"/>
    <w:rsid w:val="528F3FAF"/>
    <w:rsid w:val="52BB4C20"/>
    <w:rsid w:val="537717C0"/>
    <w:rsid w:val="539772D2"/>
    <w:rsid w:val="53BE39DF"/>
    <w:rsid w:val="54180AC5"/>
    <w:rsid w:val="54B604B2"/>
    <w:rsid w:val="55C809EF"/>
    <w:rsid w:val="561E176A"/>
    <w:rsid w:val="56EB3F83"/>
    <w:rsid w:val="56FA77B5"/>
    <w:rsid w:val="57477817"/>
    <w:rsid w:val="57DB4F4E"/>
    <w:rsid w:val="58302B4D"/>
    <w:rsid w:val="58A0569A"/>
    <w:rsid w:val="58A92A19"/>
    <w:rsid w:val="58CF3F20"/>
    <w:rsid w:val="591E7A48"/>
    <w:rsid w:val="593C319A"/>
    <w:rsid w:val="599E3ADB"/>
    <w:rsid w:val="5A072800"/>
    <w:rsid w:val="5A717730"/>
    <w:rsid w:val="5AEE08E4"/>
    <w:rsid w:val="5AF5778B"/>
    <w:rsid w:val="5B2E1D3E"/>
    <w:rsid w:val="5B7B5F8C"/>
    <w:rsid w:val="5BCA360B"/>
    <w:rsid w:val="5CBD4BD7"/>
    <w:rsid w:val="5DDE4DC3"/>
    <w:rsid w:val="5FD541FF"/>
    <w:rsid w:val="602E0DC2"/>
    <w:rsid w:val="61552C68"/>
    <w:rsid w:val="61723186"/>
    <w:rsid w:val="62221135"/>
    <w:rsid w:val="649E3C9F"/>
    <w:rsid w:val="65422660"/>
    <w:rsid w:val="66116DCF"/>
    <w:rsid w:val="664A4766"/>
    <w:rsid w:val="67D82F00"/>
    <w:rsid w:val="686A57F4"/>
    <w:rsid w:val="6877395F"/>
    <w:rsid w:val="69035C8F"/>
    <w:rsid w:val="6A0D4404"/>
    <w:rsid w:val="6A5D5102"/>
    <w:rsid w:val="6A6517A9"/>
    <w:rsid w:val="6A800652"/>
    <w:rsid w:val="6A835003"/>
    <w:rsid w:val="6B1316B3"/>
    <w:rsid w:val="6B9106CF"/>
    <w:rsid w:val="6B9A58F8"/>
    <w:rsid w:val="6B9E7877"/>
    <w:rsid w:val="6B9F6288"/>
    <w:rsid w:val="6D6E5A65"/>
    <w:rsid w:val="6EB72210"/>
    <w:rsid w:val="6EF278D5"/>
    <w:rsid w:val="6F473F0D"/>
    <w:rsid w:val="6F6443E9"/>
    <w:rsid w:val="6F946904"/>
    <w:rsid w:val="6FA05CB2"/>
    <w:rsid w:val="6FC56E2E"/>
    <w:rsid w:val="71975F6C"/>
    <w:rsid w:val="719D7CB5"/>
    <w:rsid w:val="71B4732B"/>
    <w:rsid w:val="71E82C9B"/>
    <w:rsid w:val="720566B3"/>
    <w:rsid w:val="728E7483"/>
    <w:rsid w:val="72AC7C6E"/>
    <w:rsid w:val="72E54D74"/>
    <w:rsid w:val="736E3270"/>
    <w:rsid w:val="74244FC4"/>
    <w:rsid w:val="74654888"/>
    <w:rsid w:val="74887EF3"/>
    <w:rsid w:val="749E7744"/>
    <w:rsid w:val="74B9554F"/>
    <w:rsid w:val="758177B4"/>
    <w:rsid w:val="7589083B"/>
    <w:rsid w:val="77C031ED"/>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7"/>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link w:val="39"/>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31"/>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3"/>
    <w:qFormat/>
    <w:uiPriority w:val="0"/>
    <w:rPr>
      <w:sz w:val="18"/>
      <w:szCs w:val="18"/>
    </w:rPr>
  </w:style>
  <w:style w:type="paragraph" w:styleId="15">
    <w:name w:val="footer"/>
    <w:basedOn w:val="1"/>
    <w:link w:val="30"/>
    <w:qFormat/>
    <w:uiPriority w:val="0"/>
    <w:pPr>
      <w:tabs>
        <w:tab w:val="center" w:pos="4153"/>
        <w:tab w:val="right" w:pos="8306"/>
      </w:tabs>
      <w:snapToGrid w:val="0"/>
      <w:jc w:val="left"/>
    </w:pPr>
    <w:rPr>
      <w:sz w:val="18"/>
      <w:szCs w:val="18"/>
    </w:rPr>
  </w:style>
  <w:style w:type="paragraph" w:styleId="16">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1">
    <w:name w:val="annotation subject"/>
    <w:basedOn w:val="12"/>
    <w:next w:val="12"/>
    <w:link w:val="32"/>
    <w:qFormat/>
    <w:uiPriority w:val="0"/>
    <w:rPr>
      <w:b/>
      <w:bCs/>
    </w:rPr>
  </w:style>
  <w:style w:type="table" w:styleId="23">
    <w:name w:val="Table Grid"/>
    <w:basedOn w:val="22"/>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rFonts w:ascii="Calibri" w:hAnsi="Calibri" w:eastAsia="宋体"/>
      <w:b/>
      <w:sz w:val="28"/>
    </w:rPr>
  </w:style>
  <w:style w:type="character" w:styleId="26">
    <w:name w:val="annotation reference"/>
    <w:basedOn w:val="24"/>
    <w:qFormat/>
    <w:uiPriority w:val="0"/>
    <w:rPr>
      <w:sz w:val="21"/>
      <w:szCs w:val="21"/>
    </w:rPr>
  </w:style>
  <w:style w:type="character" w:styleId="27">
    <w:name w:val="footnote reference"/>
    <w:basedOn w:val="24"/>
    <w:qFormat/>
    <w:uiPriority w:val="0"/>
    <w:rPr>
      <w:vertAlign w:val="superscript"/>
    </w:rPr>
  </w:style>
  <w:style w:type="paragraph" w:customStyle="1" w:styleId="28">
    <w:name w:val="表单内容"/>
    <w:basedOn w:val="1"/>
    <w:next w:val="1"/>
    <w:qFormat/>
    <w:uiPriority w:val="0"/>
    <w:pPr>
      <w:ind w:firstLine="0" w:firstLineChars="0"/>
      <w:jc w:val="left"/>
    </w:pPr>
    <w:rPr>
      <w:rFonts w:asciiTheme="minorAscii" w:hAnsiTheme="minorAscii"/>
      <w:sz w:val="18"/>
      <w:szCs w:val="22"/>
    </w:rPr>
  </w:style>
  <w:style w:type="character" w:customStyle="1" w:styleId="29">
    <w:name w:val="页眉 字符"/>
    <w:basedOn w:val="24"/>
    <w:link w:val="16"/>
    <w:qFormat/>
    <w:uiPriority w:val="0"/>
    <w:rPr>
      <w:rFonts w:ascii="Calibri" w:hAnsi="Calibri"/>
      <w:kern w:val="2"/>
      <w:sz w:val="18"/>
      <w:szCs w:val="18"/>
    </w:rPr>
  </w:style>
  <w:style w:type="character" w:customStyle="1" w:styleId="30">
    <w:name w:val="页脚 字符"/>
    <w:basedOn w:val="24"/>
    <w:link w:val="15"/>
    <w:qFormat/>
    <w:uiPriority w:val="0"/>
    <w:rPr>
      <w:rFonts w:ascii="Calibri" w:hAnsi="Calibri"/>
      <w:kern w:val="2"/>
      <w:sz w:val="18"/>
      <w:szCs w:val="18"/>
    </w:rPr>
  </w:style>
  <w:style w:type="character" w:customStyle="1" w:styleId="31">
    <w:name w:val="批注文字 字符"/>
    <w:basedOn w:val="24"/>
    <w:link w:val="12"/>
    <w:qFormat/>
    <w:uiPriority w:val="0"/>
    <w:rPr>
      <w:rFonts w:ascii="Calibri" w:hAnsi="Calibri"/>
      <w:kern w:val="2"/>
      <w:sz w:val="21"/>
      <w:szCs w:val="21"/>
    </w:rPr>
  </w:style>
  <w:style w:type="character" w:customStyle="1" w:styleId="32">
    <w:name w:val="批注主题 字符"/>
    <w:basedOn w:val="31"/>
    <w:link w:val="21"/>
    <w:qFormat/>
    <w:uiPriority w:val="0"/>
    <w:rPr>
      <w:rFonts w:ascii="Calibri" w:hAnsi="Calibri"/>
      <w:b/>
      <w:bCs/>
      <w:kern w:val="2"/>
      <w:sz w:val="21"/>
      <w:szCs w:val="21"/>
    </w:rPr>
  </w:style>
  <w:style w:type="character" w:customStyle="1" w:styleId="33">
    <w:name w:val="批注框文本 字符"/>
    <w:basedOn w:val="24"/>
    <w:link w:val="14"/>
    <w:qFormat/>
    <w:uiPriority w:val="0"/>
    <w:rPr>
      <w:rFonts w:ascii="Calibri" w:hAnsi="Calibri"/>
      <w:kern w:val="2"/>
      <w:sz w:val="18"/>
      <w:szCs w:val="18"/>
    </w:rPr>
  </w:style>
  <w:style w:type="paragraph" w:customStyle="1" w:styleId="34">
    <w:name w:val="表单项"/>
    <w:qFormat/>
    <w:uiPriority w:val="0"/>
    <w:rPr>
      <w:rFonts w:ascii="Times New Roman" w:hAnsi="Times New Roman" w:eastAsia="宋体" w:cs="Times New Roman"/>
      <w:sz w:val="21"/>
      <w:lang w:val="en-US" w:eastAsia="zh-CN" w:bidi="ar-SA"/>
    </w:rPr>
  </w:style>
  <w:style w:type="paragraph" w:customStyle="1" w:styleId="35">
    <w:name w:val="图表头"/>
    <w:basedOn w:val="1"/>
    <w:qFormat/>
    <w:uiPriority w:val="0"/>
    <w:pPr>
      <w:ind w:firstLine="0" w:firstLineChars="0"/>
      <w:jc w:val="center"/>
    </w:pPr>
    <w:rPr>
      <w:b/>
      <w:sz w:val="21"/>
    </w:rPr>
  </w:style>
  <w:style w:type="paragraph" w:customStyle="1" w:styleId="36">
    <w:name w:val="参考文献"/>
    <w:basedOn w:val="1"/>
    <w:qFormat/>
    <w:uiPriority w:val="0"/>
    <w:pPr>
      <w:numPr>
        <w:ilvl w:val="0"/>
        <w:numId w:val="1"/>
      </w:numPr>
      <w:jc w:val="left"/>
    </w:pPr>
    <w:rPr>
      <w:rFonts w:hint="eastAsia"/>
      <w:sz w:val="24"/>
    </w:rPr>
  </w:style>
  <w:style w:type="character" w:customStyle="1" w:styleId="37">
    <w:name w:val="标题 4 Char"/>
    <w:link w:val="5"/>
    <w:qFormat/>
    <w:uiPriority w:val="0"/>
    <w:rPr>
      <w:rFonts w:ascii="Times New Roman" w:hAnsi="Times New Roman" w:eastAsia="宋体"/>
      <w:b/>
    </w:rPr>
  </w:style>
  <w:style w:type="paragraph" w:customStyle="1" w:styleId="38">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39">
    <w:name w:val="标题 5 Char"/>
    <w:link w:val="6"/>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82</Pages>
  <Words>15082</Words>
  <Characters>20065</Characters>
  <Lines>94</Lines>
  <Paragraphs>26</Paragraphs>
  <TotalTime>2</TotalTime>
  <ScaleCrop>false</ScaleCrop>
  <LinksUpToDate>false</LinksUpToDate>
  <CharactersWithSpaces>20646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2023-03-11T11:57:09Z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